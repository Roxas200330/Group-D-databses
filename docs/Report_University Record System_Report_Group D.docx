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B2EC" w14:textId="77777777" w:rsidR="00F80F26" w:rsidRPr="00514DA8" w:rsidRDefault="00F80F26" w:rsidP="00F80F26">
      <w:pPr>
        <w:pStyle w:val="Title"/>
        <w:ind w:left="0"/>
        <w:jc w:val="left"/>
        <w:rPr>
          <w:sz w:val="36"/>
          <w:szCs w:val="36"/>
        </w:rPr>
      </w:pPr>
    </w:p>
    <w:p w14:paraId="1374D25E" w14:textId="77777777" w:rsidR="007C038B" w:rsidRPr="00514DA8" w:rsidRDefault="007C038B">
      <w:pPr>
        <w:pStyle w:val="Title"/>
        <w:ind w:left="0"/>
        <w:rPr>
          <w:sz w:val="36"/>
          <w:szCs w:val="36"/>
        </w:rPr>
      </w:pPr>
    </w:p>
    <w:p w14:paraId="03B71055" w14:textId="77777777" w:rsidR="00C673FA" w:rsidRPr="00514DA8" w:rsidRDefault="001F6DFC">
      <w:pPr>
        <w:pStyle w:val="Title"/>
        <w:ind w:left="0"/>
        <w:rPr>
          <w:sz w:val="36"/>
          <w:szCs w:val="36"/>
          <w:lang w:eastAsia="zh-TW"/>
        </w:rPr>
      </w:pPr>
      <w:r>
        <w:rPr>
          <w:rFonts w:hint="eastAsia"/>
          <w:sz w:val="36"/>
          <w:szCs w:val="36"/>
          <w:lang w:eastAsia="zh-TW"/>
        </w:rPr>
        <w:t>UNIVERSITY RECORD MANAGEMENT SYSTEM</w:t>
      </w:r>
    </w:p>
    <w:p w14:paraId="20FA387D" w14:textId="77777777" w:rsidR="00C673FA" w:rsidRPr="00514DA8" w:rsidRDefault="00C673FA">
      <w:pPr>
        <w:widowControl w:val="0"/>
        <w:jc w:val="both"/>
        <w:rPr>
          <w:rFonts w:ascii="Arial" w:hAnsi="Arial" w:cs="Arial"/>
        </w:rPr>
      </w:pPr>
    </w:p>
    <w:p w14:paraId="3A55E24F" w14:textId="77777777" w:rsidR="00C673FA" w:rsidRPr="00514DA8" w:rsidRDefault="00C673FA">
      <w:pPr>
        <w:widowControl w:val="0"/>
        <w:jc w:val="both"/>
        <w:rPr>
          <w:rFonts w:ascii="Arial" w:hAnsi="Arial" w:cs="Arial"/>
        </w:rPr>
      </w:pPr>
    </w:p>
    <w:p w14:paraId="0BD7D4CF" w14:textId="77777777" w:rsidR="00C673FA" w:rsidRPr="00514DA8" w:rsidRDefault="00C673FA">
      <w:pPr>
        <w:widowControl w:val="0"/>
        <w:jc w:val="both"/>
        <w:rPr>
          <w:rFonts w:ascii="Arial" w:hAnsi="Arial" w:cs="Arial"/>
          <w:sz w:val="24"/>
        </w:rPr>
      </w:pPr>
    </w:p>
    <w:p w14:paraId="720BB016" w14:textId="77777777" w:rsidR="00C673FA" w:rsidRPr="00514DA8" w:rsidRDefault="00C673FA">
      <w:pPr>
        <w:pStyle w:val="1stpage12"/>
        <w:rPr>
          <w:rFonts w:cs="Arial"/>
        </w:rPr>
      </w:pPr>
      <w:proofErr w:type="gramStart"/>
      <w:r w:rsidRPr="00514DA8">
        <w:rPr>
          <w:rFonts w:cs="Arial"/>
        </w:rPr>
        <w:t>By</w:t>
      </w:r>
      <w:proofErr w:type="gramEnd"/>
    </w:p>
    <w:p w14:paraId="456F203F" w14:textId="77777777" w:rsidR="00C673FA" w:rsidRPr="00514DA8" w:rsidRDefault="00C673FA">
      <w:pPr>
        <w:widowControl w:val="0"/>
        <w:tabs>
          <w:tab w:val="center" w:pos="4320"/>
        </w:tabs>
        <w:jc w:val="both"/>
        <w:rPr>
          <w:rFonts w:ascii="Arial" w:hAnsi="Arial" w:cs="Arial"/>
          <w:sz w:val="24"/>
          <w:szCs w:val="28"/>
        </w:rPr>
      </w:pPr>
    </w:p>
    <w:p w14:paraId="5334EC39" w14:textId="77777777" w:rsidR="00C673FA" w:rsidRDefault="001F6DFC">
      <w:pPr>
        <w:pStyle w:val="AuthorDate"/>
        <w:rPr>
          <w:rFonts w:cs="Arial"/>
          <w:lang w:eastAsia="zh-TW"/>
        </w:rPr>
      </w:pPr>
      <w:r>
        <w:rPr>
          <w:rFonts w:cs="Arial" w:hint="eastAsia"/>
          <w:lang w:eastAsia="zh-TW"/>
        </w:rPr>
        <w:t>Group D</w:t>
      </w:r>
    </w:p>
    <w:p w14:paraId="305730A8" w14:textId="77777777" w:rsidR="001F6DFC" w:rsidRDefault="001F6DFC">
      <w:pPr>
        <w:pStyle w:val="AuthorDate"/>
        <w:rPr>
          <w:rFonts w:cs="Arial"/>
          <w:lang w:eastAsia="zh-TW"/>
        </w:rPr>
      </w:pPr>
    </w:p>
    <w:p w14:paraId="1BF270BB" w14:textId="77777777" w:rsidR="00C673FA" w:rsidRDefault="001F6DFC" w:rsidP="001F6DFC">
      <w:pPr>
        <w:widowControl w:val="0"/>
        <w:jc w:val="center"/>
        <w:rPr>
          <w:rFonts w:ascii="Arial" w:hAnsi="Arial" w:cs="Arial"/>
          <w:b/>
          <w:bCs/>
          <w:sz w:val="24"/>
          <w:szCs w:val="28"/>
          <w:lang w:eastAsia="zh-TW"/>
        </w:rPr>
      </w:pPr>
      <w:r>
        <w:rPr>
          <w:rFonts w:ascii="Arial" w:hAnsi="Arial" w:cs="Arial" w:hint="eastAsia"/>
          <w:b/>
          <w:bCs/>
          <w:sz w:val="24"/>
          <w:szCs w:val="28"/>
          <w:lang w:eastAsia="zh-TW"/>
        </w:rPr>
        <w:t>Gabriel Andino</w:t>
      </w:r>
    </w:p>
    <w:p w14:paraId="3EDB654A" w14:textId="77777777" w:rsidR="001F6DFC" w:rsidRDefault="001F6DFC" w:rsidP="001F6DFC">
      <w:pPr>
        <w:widowControl w:val="0"/>
        <w:jc w:val="center"/>
        <w:rPr>
          <w:rFonts w:ascii="Arial" w:hAnsi="Arial" w:cs="Arial"/>
          <w:b/>
          <w:bCs/>
          <w:sz w:val="24"/>
          <w:szCs w:val="28"/>
          <w:lang w:eastAsia="zh-TW"/>
        </w:rPr>
      </w:pPr>
      <w:r>
        <w:rPr>
          <w:rFonts w:ascii="Arial" w:hAnsi="Arial" w:cs="Arial" w:hint="eastAsia"/>
          <w:b/>
          <w:bCs/>
          <w:sz w:val="24"/>
          <w:szCs w:val="28"/>
          <w:lang w:eastAsia="zh-TW"/>
        </w:rPr>
        <w:t>Hiu Yan Li</w:t>
      </w:r>
    </w:p>
    <w:p w14:paraId="01C999EF" w14:textId="77777777" w:rsidR="001F6DFC" w:rsidRDefault="001F6DFC" w:rsidP="001F6DFC">
      <w:pPr>
        <w:widowControl w:val="0"/>
        <w:jc w:val="center"/>
        <w:rPr>
          <w:rFonts w:ascii="Arial" w:hAnsi="Arial" w:cs="Arial"/>
          <w:b/>
          <w:bCs/>
          <w:sz w:val="24"/>
          <w:szCs w:val="28"/>
          <w:lang w:eastAsia="zh-TW"/>
        </w:rPr>
      </w:pPr>
      <w:r>
        <w:rPr>
          <w:rFonts w:ascii="Arial" w:hAnsi="Arial" w:cs="Arial" w:hint="eastAsia"/>
          <w:b/>
          <w:bCs/>
          <w:sz w:val="24"/>
          <w:szCs w:val="28"/>
          <w:lang w:eastAsia="zh-TW"/>
        </w:rPr>
        <w:t>Joyce Adikini</w:t>
      </w:r>
    </w:p>
    <w:p w14:paraId="2E231555" w14:textId="77777777" w:rsidR="007279A0" w:rsidRPr="001F6DFC" w:rsidRDefault="001F6DFC" w:rsidP="001F6DFC">
      <w:pPr>
        <w:widowControl w:val="0"/>
        <w:jc w:val="center"/>
        <w:rPr>
          <w:rFonts w:ascii="Arial" w:hAnsi="Arial" w:cs="Arial"/>
          <w:b/>
          <w:bCs/>
          <w:sz w:val="24"/>
          <w:szCs w:val="28"/>
          <w:lang w:eastAsia="zh-TW"/>
        </w:rPr>
      </w:pPr>
      <w:r>
        <w:rPr>
          <w:rFonts w:ascii="Arial" w:hAnsi="Arial" w:cs="Arial" w:hint="eastAsia"/>
          <w:b/>
          <w:bCs/>
          <w:sz w:val="24"/>
          <w:szCs w:val="28"/>
          <w:lang w:eastAsia="zh-TW"/>
        </w:rPr>
        <w:t>Kyle Wild</w:t>
      </w:r>
    </w:p>
    <w:p w14:paraId="12F61781" w14:textId="77777777" w:rsidR="00C673FA" w:rsidRPr="00514DA8" w:rsidRDefault="00C673FA">
      <w:pPr>
        <w:widowControl w:val="0"/>
        <w:jc w:val="both"/>
        <w:rPr>
          <w:rFonts w:ascii="Arial" w:hAnsi="Arial" w:cs="Arial"/>
          <w:sz w:val="24"/>
          <w:szCs w:val="24"/>
        </w:rPr>
      </w:pPr>
    </w:p>
    <w:p w14:paraId="05F06E22" w14:textId="77777777" w:rsidR="00C673FA" w:rsidRPr="00514DA8" w:rsidRDefault="00C673FA">
      <w:pPr>
        <w:widowControl w:val="0"/>
        <w:jc w:val="both"/>
        <w:rPr>
          <w:rFonts w:ascii="Arial" w:hAnsi="Arial" w:cs="Arial"/>
          <w:sz w:val="24"/>
          <w:szCs w:val="24"/>
        </w:rPr>
      </w:pPr>
    </w:p>
    <w:p w14:paraId="73BDBFA7" w14:textId="77777777" w:rsidR="00C673FA" w:rsidRPr="00514DA8" w:rsidRDefault="00C673FA">
      <w:pPr>
        <w:pStyle w:val="1stpage12"/>
        <w:rPr>
          <w:rFonts w:cs="Arial"/>
        </w:rPr>
      </w:pPr>
      <w:r w:rsidRPr="00514DA8">
        <w:rPr>
          <w:rFonts w:cs="Arial"/>
        </w:rPr>
        <w:t>Submitted to</w:t>
      </w:r>
    </w:p>
    <w:p w14:paraId="516E5770" w14:textId="77777777" w:rsidR="00C673FA" w:rsidRPr="00514DA8" w:rsidRDefault="00C673FA">
      <w:pPr>
        <w:widowControl w:val="0"/>
        <w:tabs>
          <w:tab w:val="center" w:pos="4320"/>
        </w:tabs>
        <w:jc w:val="both"/>
        <w:rPr>
          <w:rFonts w:ascii="Arial" w:hAnsi="Arial" w:cs="Arial"/>
          <w:sz w:val="24"/>
          <w:szCs w:val="24"/>
        </w:rPr>
      </w:pPr>
      <w:r w:rsidRPr="00514DA8">
        <w:rPr>
          <w:rFonts w:ascii="Arial" w:hAnsi="Arial" w:cs="Arial"/>
          <w:sz w:val="24"/>
          <w:szCs w:val="24"/>
        </w:rPr>
        <w:tab/>
      </w:r>
    </w:p>
    <w:p w14:paraId="111D4193" w14:textId="77777777" w:rsidR="00C673FA" w:rsidRPr="00514DA8" w:rsidRDefault="00C673FA">
      <w:pPr>
        <w:pStyle w:val="Heading1st"/>
        <w:rPr>
          <w:rFonts w:cs="Arial"/>
        </w:rPr>
      </w:pPr>
      <w:r w:rsidRPr="00514DA8">
        <w:rPr>
          <w:rFonts w:cs="Arial"/>
        </w:rPr>
        <w:t>The University of Liverpool</w:t>
      </w:r>
    </w:p>
    <w:p w14:paraId="2A696EBC" w14:textId="77777777" w:rsidR="00C673FA" w:rsidRPr="00514DA8" w:rsidRDefault="00C673FA">
      <w:pPr>
        <w:widowControl w:val="0"/>
        <w:jc w:val="both"/>
        <w:rPr>
          <w:rFonts w:ascii="Arial" w:hAnsi="Arial" w:cs="Arial"/>
          <w:sz w:val="24"/>
          <w:szCs w:val="24"/>
        </w:rPr>
      </w:pPr>
    </w:p>
    <w:p w14:paraId="29C9DCF8" w14:textId="77777777" w:rsidR="00C673FA" w:rsidRPr="00514DA8" w:rsidRDefault="00C673FA">
      <w:pPr>
        <w:widowControl w:val="0"/>
        <w:jc w:val="both"/>
        <w:rPr>
          <w:rFonts w:ascii="Arial" w:hAnsi="Arial" w:cs="Arial"/>
          <w:sz w:val="24"/>
          <w:szCs w:val="24"/>
        </w:rPr>
      </w:pPr>
    </w:p>
    <w:p w14:paraId="402ED230" w14:textId="77777777" w:rsidR="00C673FA" w:rsidRPr="00514DA8" w:rsidRDefault="00C673FA">
      <w:pPr>
        <w:widowControl w:val="0"/>
        <w:jc w:val="both"/>
        <w:rPr>
          <w:rFonts w:ascii="Arial" w:hAnsi="Arial" w:cs="Arial"/>
          <w:sz w:val="24"/>
          <w:szCs w:val="24"/>
        </w:rPr>
      </w:pPr>
    </w:p>
    <w:p w14:paraId="5F4248D6" w14:textId="77777777" w:rsidR="00C673FA" w:rsidRPr="00514DA8" w:rsidRDefault="00C673FA">
      <w:pPr>
        <w:pStyle w:val="1stpage12"/>
        <w:rPr>
          <w:rFonts w:cs="Arial"/>
          <w:lang w:eastAsia="zh-TW"/>
        </w:rPr>
      </w:pPr>
      <w:r w:rsidRPr="00514DA8">
        <w:rPr>
          <w:rFonts w:cs="Arial"/>
        </w:rPr>
        <w:t>MASTER</w:t>
      </w:r>
      <w:r w:rsidR="007279A0" w:rsidRPr="00514DA8">
        <w:rPr>
          <w:rFonts w:cs="Arial"/>
        </w:rPr>
        <w:t>-</w:t>
      </w:r>
      <w:r w:rsidRPr="00514DA8">
        <w:rPr>
          <w:rFonts w:cs="Arial"/>
        </w:rPr>
        <w:t>OF</w:t>
      </w:r>
      <w:r w:rsidR="007279A0" w:rsidRPr="00514DA8">
        <w:rPr>
          <w:rFonts w:cs="Arial"/>
        </w:rPr>
        <w:t>-</w:t>
      </w:r>
      <w:r w:rsidRPr="00514DA8">
        <w:rPr>
          <w:rFonts w:cs="Arial"/>
        </w:rPr>
        <w:t>SCIENCE</w:t>
      </w:r>
      <w:r w:rsidR="001F6DFC">
        <w:rPr>
          <w:rFonts w:cs="Arial" w:hint="eastAsia"/>
          <w:lang w:eastAsia="zh-TW"/>
        </w:rPr>
        <w:t xml:space="preserve"> - </w:t>
      </w:r>
      <w:r w:rsidR="001F6DFC">
        <w:rPr>
          <w:rFonts w:cs="Arial"/>
          <w:lang w:eastAsia="zh-TW"/>
        </w:rPr>
        <w:br/>
      </w:r>
      <w:r w:rsidR="001F6DFC">
        <w:rPr>
          <w:rFonts w:cs="Arial" w:hint="eastAsia"/>
          <w:lang w:eastAsia="zh-TW"/>
        </w:rPr>
        <w:t>INFORMATION SYSTEMS AND MANAGEMENT</w:t>
      </w:r>
    </w:p>
    <w:p w14:paraId="0CF12BF0" w14:textId="77777777" w:rsidR="007279A0" w:rsidRPr="00514DA8" w:rsidRDefault="007279A0">
      <w:pPr>
        <w:pStyle w:val="1stpage12"/>
        <w:rPr>
          <w:rFonts w:cs="Arial"/>
        </w:rPr>
      </w:pPr>
    </w:p>
    <w:p w14:paraId="1B2F42C6" w14:textId="77777777" w:rsidR="007279A0" w:rsidRPr="00514DA8" w:rsidRDefault="007279A0">
      <w:pPr>
        <w:pStyle w:val="1stpage12"/>
        <w:rPr>
          <w:rFonts w:cs="Arial"/>
        </w:rPr>
      </w:pPr>
    </w:p>
    <w:p w14:paraId="7F215C53" w14:textId="77777777" w:rsidR="007279A0" w:rsidRPr="00514DA8" w:rsidRDefault="001F6DFC">
      <w:pPr>
        <w:pStyle w:val="1stpage12"/>
        <w:rPr>
          <w:rFonts w:cs="Arial"/>
          <w:i/>
          <w:iCs/>
          <w:lang w:eastAsia="zh-TW"/>
        </w:rPr>
      </w:pPr>
      <w:r>
        <w:rPr>
          <w:rFonts w:cs="Arial" w:hint="eastAsia"/>
          <w:i/>
          <w:iCs/>
          <w:lang w:eastAsia="zh-TW"/>
        </w:rPr>
        <w:t>Databases and Information Systems</w:t>
      </w:r>
    </w:p>
    <w:p w14:paraId="3DDFD769" w14:textId="77777777" w:rsidR="00C673FA" w:rsidRPr="00514DA8" w:rsidRDefault="00C673FA">
      <w:pPr>
        <w:widowControl w:val="0"/>
        <w:jc w:val="both"/>
        <w:rPr>
          <w:rFonts w:ascii="Arial" w:hAnsi="Arial" w:cs="Arial"/>
          <w:sz w:val="24"/>
          <w:szCs w:val="24"/>
        </w:rPr>
      </w:pPr>
    </w:p>
    <w:p w14:paraId="4F57A957" w14:textId="77777777" w:rsidR="00C673FA" w:rsidRPr="00514DA8" w:rsidRDefault="00C673FA">
      <w:pPr>
        <w:widowControl w:val="0"/>
        <w:jc w:val="both"/>
        <w:rPr>
          <w:rFonts w:ascii="Arial" w:hAnsi="Arial" w:cs="Arial"/>
          <w:sz w:val="24"/>
        </w:rPr>
      </w:pPr>
    </w:p>
    <w:p w14:paraId="71085268" w14:textId="26762005" w:rsidR="00C673FA" w:rsidRPr="00514DA8" w:rsidRDefault="001D4EAA" w:rsidP="001D4EAA">
      <w:pPr>
        <w:pStyle w:val="1stpage12"/>
        <w:rPr>
          <w:rFonts w:cs="Arial"/>
          <w:lang w:eastAsia="zh-TW"/>
        </w:rPr>
      </w:pPr>
      <w:r w:rsidRPr="00514DA8">
        <w:rPr>
          <w:rFonts w:cs="Arial"/>
        </w:rPr>
        <w:t xml:space="preserve">Word Count: </w:t>
      </w:r>
      <w:r w:rsidR="001F6DFC">
        <w:rPr>
          <w:rFonts w:cs="Arial" w:hint="eastAsia"/>
          <w:lang w:eastAsia="zh-TW"/>
        </w:rPr>
        <w:t>1,4</w:t>
      </w:r>
      <w:r w:rsidR="00F63AFA">
        <w:rPr>
          <w:rFonts w:cs="Arial"/>
          <w:lang w:eastAsia="zh-TW"/>
        </w:rPr>
        <w:t>78</w:t>
      </w:r>
    </w:p>
    <w:p w14:paraId="674E5DE2" w14:textId="77777777" w:rsidR="00C673FA" w:rsidRPr="00514DA8" w:rsidRDefault="00C673FA">
      <w:pPr>
        <w:widowControl w:val="0"/>
        <w:jc w:val="both"/>
        <w:rPr>
          <w:rFonts w:ascii="Arial" w:hAnsi="Arial" w:cs="Arial"/>
          <w:sz w:val="24"/>
        </w:rPr>
      </w:pPr>
    </w:p>
    <w:p w14:paraId="44749BEA" w14:textId="77777777" w:rsidR="00C673FA" w:rsidRPr="00514DA8" w:rsidRDefault="00C673FA">
      <w:pPr>
        <w:widowControl w:val="0"/>
        <w:jc w:val="both"/>
        <w:rPr>
          <w:rFonts w:ascii="Arial" w:hAnsi="Arial" w:cs="Arial"/>
          <w:sz w:val="24"/>
        </w:rPr>
      </w:pPr>
    </w:p>
    <w:p w14:paraId="488E40AA" w14:textId="77777777" w:rsidR="00C673FA" w:rsidRPr="00514DA8" w:rsidRDefault="00C673FA">
      <w:pPr>
        <w:widowControl w:val="0"/>
        <w:tabs>
          <w:tab w:val="center" w:pos="4320"/>
        </w:tabs>
        <w:jc w:val="center"/>
        <w:rPr>
          <w:rFonts w:ascii="Arial" w:hAnsi="Arial" w:cs="Arial"/>
          <w:sz w:val="24"/>
          <w:szCs w:val="28"/>
        </w:rPr>
      </w:pPr>
    </w:p>
    <w:p w14:paraId="14539FBD" w14:textId="77777777" w:rsidR="00C673FA" w:rsidRPr="00514DA8" w:rsidRDefault="00C673FA" w:rsidP="00BF7A28">
      <w:pPr>
        <w:pStyle w:val="AuthorDate"/>
        <w:rPr>
          <w:rFonts w:cs="Arial"/>
          <w:lang w:eastAsia="zh-TW"/>
        </w:rPr>
      </w:pPr>
      <w:r w:rsidRPr="00514DA8">
        <w:rPr>
          <w:rFonts w:cs="Arial"/>
          <w:sz w:val="24"/>
        </w:rPr>
        <w:br/>
      </w:r>
      <w:r w:rsidR="001F6DFC">
        <w:rPr>
          <w:rFonts w:cs="Arial" w:hint="eastAsia"/>
          <w:lang w:eastAsia="zh-TW"/>
        </w:rPr>
        <w:t>20</w:t>
      </w:r>
      <w:r w:rsidR="008C6D5F" w:rsidRPr="00514DA8">
        <w:rPr>
          <w:rFonts w:cs="Arial"/>
        </w:rPr>
        <w:t>/</w:t>
      </w:r>
      <w:r w:rsidR="001F6DFC">
        <w:rPr>
          <w:rFonts w:cs="Arial" w:hint="eastAsia"/>
          <w:lang w:eastAsia="zh-TW"/>
        </w:rPr>
        <w:t>07</w:t>
      </w:r>
      <w:r w:rsidR="008C6D5F" w:rsidRPr="00514DA8">
        <w:rPr>
          <w:rFonts w:cs="Arial"/>
        </w:rPr>
        <w:t>/</w:t>
      </w:r>
      <w:r w:rsidRPr="00514DA8">
        <w:rPr>
          <w:rFonts w:cs="Arial"/>
        </w:rPr>
        <w:t>20</w:t>
      </w:r>
      <w:r w:rsidR="001F6DFC">
        <w:rPr>
          <w:rFonts w:cs="Arial" w:hint="eastAsia"/>
          <w:lang w:eastAsia="zh-TW"/>
        </w:rPr>
        <w:t>26</w:t>
      </w:r>
    </w:p>
    <w:p w14:paraId="225AA763" w14:textId="27531B77" w:rsidR="005A66AA" w:rsidRDefault="005A66AA" w:rsidP="15457DA2">
      <w:pPr>
        <w:pStyle w:val="AuthorDate"/>
        <w:rPr>
          <w:color w:val="C45911"/>
          <w:sz w:val="20"/>
          <w:szCs w:val="20"/>
        </w:rPr>
        <w:sectPr w:rsidR="005A66AA" w:rsidSect="00F97C43">
          <w:footerReference w:type="default" r:id="rId11"/>
          <w:endnotePr>
            <w:numFmt w:val="lowerLetter"/>
          </w:endnotePr>
          <w:pgSz w:w="11907" w:h="16840" w:code="9"/>
          <w:pgMar w:top="1440" w:right="2160" w:bottom="1440" w:left="1797" w:header="720" w:footer="720" w:gutter="0"/>
          <w:pgNumType w:start="1"/>
          <w:cols w:space="720"/>
          <w:docGrid w:linePitch="272"/>
        </w:sectPr>
      </w:pPr>
    </w:p>
    <w:p w14:paraId="0AD44C92" w14:textId="77777777" w:rsidR="00797A8B" w:rsidRDefault="00797A8B" w:rsidP="0015101F">
      <w:pPr>
        <w:pStyle w:val="AuthorDate"/>
        <w:rPr>
          <w:rFonts w:cs="Arial"/>
          <w:b w:val="0"/>
          <w:bCs w:val="0"/>
        </w:rPr>
      </w:pPr>
    </w:p>
    <w:p w14:paraId="0D8A3B15" w14:textId="77777777" w:rsidR="00C673FA" w:rsidRPr="00797A8B" w:rsidRDefault="00C673FA" w:rsidP="0015101F">
      <w:pPr>
        <w:pStyle w:val="AuthorDate"/>
        <w:rPr>
          <w:rFonts w:cs="Arial"/>
        </w:rPr>
      </w:pPr>
      <w:r w:rsidRPr="00797A8B">
        <w:rPr>
          <w:rFonts w:cs="Arial"/>
        </w:rPr>
        <w:t>TABLE OF CONTENTS</w:t>
      </w:r>
    </w:p>
    <w:p w14:paraId="0B095765" w14:textId="77777777" w:rsidR="00C673FA" w:rsidRPr="00514DA8" w:rsidRDefault="00C673FA">
      <w:pPr>
        <w:keepNext/>
        <w:ind w:firstLine="2160"/>
        <w:jc w:val="both"/>
        <w:rPr>
          <w:rFonts w:ascii="Arial" w:hAnsi="Arial" w:cs="Arial"/>
        </w:rPr>
      </w:pPr>
    </w:p>
    <w:p w14:paraId="006A6B1A" w14:textId="77777777" w:rsidR="00C673FA" w:rsidRPr="005D00F3" w:rsidRDefault="00C673FA">
      <w:pPr>
        <w:keepNext/>
        <w:tabs>
          <w:tab w:val="right" w:pos="8280"/>
        </w:tabs>
        <w:jc w:val="both"/>
        <w:rPr>
          <w:rFonts w:ascii="Arial" w:hAnsi="Arial" w:cs="Arial"/>
        </w:rPr>
      </w:pPr>
      <w:r w:rsidRPr="005D00F3">
        <w:rPr>
          <w:rFonts w:ascii="Arial" w:hAnsi="Arial" w:cs="Arial"/>
        </w:rPr>
        <w:tab/>
        <w:t>Page</w:t>
      </w:r>
    </w:p>
    <w:p w14:paraId="5776D23F" w14:textId="139F648F" w:rsidR="0071263B" w:rsidRPr="00C64591" w:rsidRDefault="009152C0">
      <w:pPr>
        <w:pStyle w:val="TOC2"/>
        <w:rPr>
          <w:rFonts w:ascii="Arial" w:eastAsiaTheme="minorEastAsia" w:hAnsi="Arial" w:cs="Arial"/>
          <w:b w:val="0"/>
          <w:kern w:val="2"/>
          <w:sz w:val="20"/>
          <w:szCs w:val="20"/>
          <w:lang w:eastAsia="zh-TW"/>
          <w14:ligatures w14:val="standardContextual"/>
        </w:rPr>
      </w:pPr>
      <w:r w:rsidRPr="00C64591">
        <w:rPr>
          <w:rFonts w:ascii="Arial" w:hAnsi="Arial" w:cs="Arial"/>
          <w:b w:val="0"/>
          <w:color w:val="000000"/>
          <w:sz w:val="20"/>
          <w:szCs w:val="20"/>
        </w:rPr>
        <w:fldChar w:fldCharType="begin"/>
      </w:r>
      <w:r w:rsidRPr="00C64591">
        <w:rPr>
          <w:rFonts w:ascii="Arial" w:hAnsi="Arial" w:cs="Arial"/>
          <w:b w:val="0"/>
          <w:color w:val="000000"/>
          <w:sz w:val="20"/>
          <w:szCs w:val="20"/>
        </w:rPr>
        <w:instrText xml:space="preserve"> TOC \o "1-3" \h \z \u </w:instrText>
      </w:r>
      <w:r w:rsidRPr="00C64591">
        <w:rPr>
          <w:rFonts w:ascii="Arial" w:hAnsi="Arial" w:cs="Arial"/>
          <w:b w:val="0"/>
          <w:color w:val="000000"/>
          <w:sz w:val="20"/>
          <w:szCs w:val="20"/>
        </w:rPr>
        <w:fldChar w:fldCharType="separate"/>
      </w:r>
      <w:hyperlink w:anchor="_Toc235419782" w:history="1">
        <w:r w:rsidR="0071263B" w:rsidRPr="00C64591">
          <w:rPr>
            <w:rStyle w:val="Hyperlink"/>
            <w:rFonts w:ascii="Arial" w:hAnsi="Arial" w:cs="Arial"/>
            <w:b w:val="0"/>
            <w:sz w:val="20"/>
            <w:szCs w:val="20"/>
            <w:lang w:bidi="he-IL"/>
          </w:rPr>
          <w:t>LIST OF TABLES</w:t>
        </w:r>
        <w:r w:rsidR="0071263B" w:rsidRPr="00C64591">
          <w:rPr>
            <w:rFonts w:ascii="Arial" w:hAnsi="Arial" w:cs="Arial"/>
            <w:b w:val="0"/>
            <w:webHidden/>
            <w:sz w:val="20"/>
            <w:szCs w:val="20"/>
          </w:rPr>
          <w:tab/>
        </w:r>
        <w:r w:rsidR="0071263B" w:rsidRPr="00C64591">
          <w:rPr>
            <w:rFonts w:ascii="Arial" w:hAnsi="Arial" w:cs="Arial"/>
            <w:b w:val="0"/>
            <w:webHidden/>
            <w:sz w:val="20"/>
            <w:szCs w:val="20"/>
          </w:rPr>
          <w:fldChar w:fldCharType="begin"/>
        </w:r>
        <w:r w:rsidR="0071263B" w:rsidRPr="00C64591">
          <w:rPr>
            <w:rFonts w:ascii="Arial" w:hAnsi="Arial" w:cs="Arial"/>
            <w:b w:val="0"/>
            <w:webHidden/>
            <w:sz w:val="20"/>
            <w:szCs w:val="20"/>
          </w:rPr>
          <w:instrText xml:space="preserve"> PAGEREF _Toc235419782 \h </w:instrText>
        </w:r>
        <w:r w:rsidR="0071263B" w:rsidRPr="00C64591">
          <w:rPr>
            <w:rFonts w:ascii="Arial" w:hAnsi="Arial" w:cs="Arial"/>
            <w:b w:val="0"/>
            <w:webHidden/>
            <w:sz w:val="20"/>
            <w:szCs w:val="20"/>
          </w:rPr>
        </w:r>
        <w:r w:rsidR="0071263B" w:rsidRPr="00C64591">
          <w:rPr>
            <w:rFonts w:ascii="Arial" w:hAnsi="Arial" w:cs="Arial"/>
            <w:b w:val="0"/>
            <w:webHidden/>
            <w:sz w:val="20"/>
            <w:szCs w:val="20"/>
          </w:rPr>
          <w:fldChar w:fldCharType="separate"/>
        </w:r>
        <w:r w:rsidR="005D00F3" w:rsidRPr="00C64591">
          <w:rPr>
            <w:rFonts w:ascii="Arial" w:hAnsi="Arial" w:cs="Arial"/>
            <w:b w:val="0"/>
            <w:webHidden/>
            <w:sz w:val="20"/>
            <w:szCs w:val="20"/>
          </w:rPr>
          <w:t>2</w:t>
        </w:r>
        <w:r w:rsidR="0071263B" w:rsidRPr="00C64591">
          <w:rPr>
            <w:rFonts w:ascii="Arial" w:hAnsi="Arial" w:cs="Arial"/>
            <w:b w:val="0"/>
            <w:webHidden/>
            <w:sz w:val="20"/>
            <w:szCs w:val="20"/>
          </w:rPr>
          <w:fldChar w:fldCharType="end"/>
        </w:r>
      </w:hyperlink>
    </w:p>
    <w:p w14:paraId="046C8DE9" w14:textId="37969174"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783" w:history="1">
        <w:r w:rsidRPr="00C64591">
          <w:rPr>
            <w:rStyle w:val="Hyperlink"/>
            <w:rFonts w:ascii="Arial" w:hAnsi="Arial" w:cs="Arial"/>
            <w:b w:val="0"/>
            <w:sz w:val="20"/>
            <w:szCs w:val="20"/>
            <w:lang w:bidi="he-IL"/>
          </w:rPr>
          <w:t>LIST OF FIGURES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_Toc235419783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3</w:t>
        </w:r>
        <w:r w:rsidRPr="00C64591">
          <w:rPr>
            <w:rFonts w:ascii="Arial" w:hAnsi="Arial" w:cs="Arial"/>
            <w:b w:val="0"/>
            <w:webHidden/>
            <w:sz w:val="20"/>
            <w:szCs w:val="20"/>
          </w:rPr>
          <w:fldChar w:fldCharType="end"/>
        </w:r>
      </w:hyperlink>
    </w:p>
    <w:p w14:paraId="538CE103" w14:textId="6CFE7055"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84" w:history="1">
        <w:r w:rsidRPr="00C64591">
          <w:rPr>
            <w:rStyle w:val="Hyperlink"/>
            <w:rFonts w:ascii="Arial" w:hAnsi="Arial"/>
            <w:b w:val="0"/>
            <w:bCs w:val="0"/>
            <w:sz w:val="20"/>
          </w:rPr>
          <w:t>Chapter 1. Introduction</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_Toc235419784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4</w:t>
        </w:r>
        <w:r w:rsidRPr="00C64591">
          <w:rPr>
            <w:rFonts w:ascii="Arial" w:hAnsi="Arial"/>
            <w:b w:val="0"/>
            <w:bCs w:val="0"/>
            <w:webHidden/>
            <w:sz w:val="20"/>
          </w:rPr>
          <w:fldChar w:fldCharType="end"/>
        </w:r>
      </w:hyperlink>
    </w:p>
    <w:p w14:paraId="5EA100DC" w14:textId="3D0B288F"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85" w:history="1">
        <w:r w:rsidRPr="00C64591">
          <w:rPr>
            <w:rStyle w:val="Hyperlink"/>
            <w:rFonts w:ascii="Arial" w:hAnsi="Arial"/>
            <w:b w:val="0"/>
            <w:bCs w:val="0"/>
            <w:sz w:val="20"/>
          </w:rPr>
          <w:t>Chapter 2.</w:t>
        </w:r>
        <w:r w:rsidRPr="00C64591">
          <w:rPr>
            <w:rStyle w:val="Hyperlink"/>
            <w:rFonts w:ascii="Arial" w:hAnsi="Arial"/>
            <w:b w:val="0"/>
            <w:bCs w:val="0"/>
            <w:sz w:val="20"/>
            <w:lang w:eastAsia="zh-TW"/>
          </w:rPr>
          <w:t xml:space="preserve"> Database Design and Rationale</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_Toc235419785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5</w:t>
        </w:r>
        <w:r w:rsidRPr="00C64591">
          <w:rPr>
            <w:rFonts w:ascii="Arial" w:hAnsi="Arial"/>
            <w:b w:val="0"/>
            <w:bCs w:val="0"/>
            <w:webHidden/>
            <w:sz w:val="20"/>
          </w:rPr>
          <w:fldChar w:fldCharType="end"/>
        </w:r>
      </w:hyperlink>
    </w:p>
    <w:p w14:paraId="61AAF0C8" w14:textId="0DD55CAE"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86" w:history="1">
        <w:r w:rsidRPr="00C64591">
          <w:rPr>
            <w:rStyle w:val="Hyperlink"/>
            <w:rFonts w:ascii="Arial" w:hAnsi="Arial"/>
            <w:b w:val="0"/>
            <w:bCs w:val="0"/>
            <w:sz w:val="20"/>
          </w:rPr>
          <w:t>Chapter 3.</w:t>
        </w:r>
        <w:r w:rsidRPr="00C64591">
          <w:rPr>
            <w:rStyle w:val="Hyperlink"/>
            <w:rFonts w:ascii="Arial" w:hAnsi="Arial"/>
            <w:b w:val="0"/>
            <w:bCs w:val="0"/>
            <w:sz w:val="20"/>
            <w:lang w:eastAsia="zh-TW"/>
          </w:rPr>
          <w:t xml:space="preserve"> Software Architecture</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_Toc235419786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7</w:t>
        </w:r>
        <w:r w:rsidRPr="00C64591">
          <w:rPr>
            <w:rFonts w:ascii="Arial" w:hAnsi="Arial"/>
            <w:b w:val="0"/>
            <w:bCs w:val="0"/>
            <w:webHidden/>
            <w:sz w:val="20"/>
          </w:rPr>
          <w:fldChar w:fldCharType="end"/>
        </w:r>
      </w:hyperlink>
    </w:p>
    <w:p w14:paraId="75E401F8" w14:textId="41B8BD17"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787" w:history="1">
        <w:r w:rsidRPr="00C64591">
          <w:rPr>
            <w:rStyle w:val="Hyperlink"/>
            <w:rFonts w:ascii="Arial" w:hAnsi="Arial" w:cs="Arial"/>
            <w:b w:val="0"/>
            <w:sz w:val="20"/>
            <w:szCs w:val="20"/>
            <w:lang w:bidi="he-IL"/>
          </w:rPr>
          <w:t>3.1</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Dual back end via DB-API 2.0</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_Toc235419787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7</w:t>
        </w:r>
        <w:r w:rsidRPr="00C64591">
          <w:rPr>
            <w:rFonts w:ascii="Arial" w:hAnsi="Arial" w:cs="Arial"/>
            <w:b w:val="0"/>
            <w:webHidden/>
            <w:sz w:val="20"/>
            <w:szCs w:val="20"/>
          </w:rPr>
          <w:fldChar w:fldCharType="end"/>
        </w:r>
      </w:hyperlink>
    </w:p>
    <w:p w14:paraId="472C74B7" w14:textId="59C6A8E4"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88" w:history="1">
        <w:r w:rsidRPr="00C64591">
          <w:rPr>
            <w:rStyle w:val="Hyperlink"/>
            <w:rFonts w:ascii="Arial" w:hAnsi="Arial"/>
            <w:b w:val="0"/>
            <w:bCs w:val="0"/>
            <w:sz w:val="20"/>
          </w:rPr>
          <w:t>Chapter 4.</w:t>
        </w:r>
        <w:r w:rsidRPr="00C64591">
          <w:rPr>
            <w:rStyle w:val="Hyperlink"/>
            <w:rFonts w:ascii="Arial" w:hAnsi="Arial"/>
            <w:b w:val="0"/>
            <w:bCs w:val="0"/>
            <w:sz w:val="20"/>
            <w:lang w:eastAsia="zh-TW"/>
          </w:rPr>
          <w:t xml:space="preserve"> Query Implementation and Security</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_Toc235419788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8</w:t>
        </w:r>
        <w:r w:rsidRPr="00C64591">
          <w:rPr>
            <w:rFonts w:ascii="Arial" w:hAnsi="Arial"/>
            <w:b w:val="0"/>
            <w:bCs w:val="0"/>
            <w:webHidden/>
            <w:sz w:val="20"/>
          </w:rPr>
          <w:fldChar w:fldCharType="end"/>
        </w:r>
      </w:hyperlink>
    </w:p>
    <w:p w14:paraId="0F86606F" w14:textId="74A6CFDC"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89" w:history="1">
        <w:r w:rsidRPr="00C64591">
          <w:rPr>
            <w:rStyle w:val="Hyperlink"/>
            <w:rFonts w:ascii="Arial" w:hAnsi="Arial"/>
            <w:b w:val="0"/>
            <w:bCs w:val="0"/>
            <w:sz w:val="20"/>
            <w:lang w:eastAsia="zh-TW"/>
          </w:rPr>
          <w:t>Chapter 5. Seed Data and Test Strategy</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_Toc235419789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9</w:t>
        </w:r>
        <w:r w:rsidRPr="00C64591">
          <w:rPr>
            <w:rFonts w:ascii="Arial" w:hAnsi="Arial"/>
            <w:b w:val="0"/>
            <w:bCs w:val="0"/>
            <w:webHidden/>
            <w:sz w:val="20"/>
          </w:rPr>
          <w:fldChar w:fldCharType="end"/>
        </w:r>
      </w:hyperlink>
    </w:p>
    <w:p w14:paraId="312E2E88" w14:textId="7AB10FC4"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90" w:history="1">
        <w:r w:rsidRPr="00C64591">
          <w:rPr>
            <w:rStyle w:val="Hyperlink"/>
            <w:rFonts w:ascii="Arial" w:hAnsi="Arial"/>
            <w:b w:val="0"/>
            <w:bCs w:val="0"/>
            <w:sz w:val="20"/>
            <w:lang w:eastAsia="zh-TW"/>
          </w:rPr>
          <w:t>Chapter 6. User Acceptance Testing</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_Toc235419790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10</w:t>
        </w:r>
        <w:r w:rsidRPr="00C64591">
          <w:rPr>
            <w:rFonts w:ascii="Arial" w:hAnsi="Arial"/>
            <w:b w:val="0"/>
            <w:bCs w:val="0"/>
            <w:webHidden/>
            <w:sz w:val="20"/>
          </w:rPr>
          <w:fldChar w:fldCharType="end"/>
        </w:r>
      </w:hyperlink>
    </w:p>
    <w:p w14:paraId="53BBF7B0" w14:textId="03537EB4"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91" w:history="1">
        <w:r w:rsidRPr="00C64591">
          <w:rPr>
            <w:rStyle w:val="Hyperlink"/>
            <w:rFonts w:ascii="Arial" w:hAnsi="Arial"/>
            <w:b w:val="0"/>
            <w:bCs w:val="0"/>
            <w:sz w:val="20"/>
            <w:lang w:eastAsia="zh-TW"/>
          </w:rPr>
          <w:t>Chapter 7. Known Limitations and Extension Path</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_Toc235419791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11</w:t>
        </w:r>
        <w:r w:rsidRPr="00C64591">
          <w:rPr>
            <w:rFonts w:ascii="Arial" w:hAnsi="Arial"/>
            <w:b w:val="0"/>
            <w:bCs w:val="0"/>
            <w:webHidden/>
            <w:sz w:val="20"/>
          </w:rPr>
          <w:fldChar w:fldCharType="end"/>
        </w:r>
      </w:hyperlink>
    </w:p>
    <w:p w14:paraId="6D1A046F" w14:textId="2114E4E8"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92" w:history="1">
        <w:r w:rsidRPr="00C64591">
          <w:rPr>
            <w:rStyle w:val="Hyperlink"/>
            <w:rFonts w:ascii="Arial" w:hAnsi="Arial"/>
            <w:b w:val="0"/>
            <w:bCs w:val="0"/>
            <w:sz w:val="20"/>
            <w:lang w:eastAsia="zh-TW"/>
          </w:rPr>
          <w:t>Chapter 8. Conclusions</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_Toc235419792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12</w:t>
        </w:r>
        <w:r w:rsidRPr="00C64591">
          <w:rPr>
            <w:rFonts w:ascii="Arial" w:hAnsi="Arial"/>
            <w:b w:val="0"/>
            <w:bCs w:val="0"/>
            <w:webHidden/>
            <w:sz w:val="20"/>
          </w:rPr>
          <w:fldChar w:fldCharType="end"/>
        </w:r>
      </w:hyperlink>
    </w:p>
    <w:p w14:paraId="1A290CF0" w14:textId="0D7BCD39"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93" w:history="1">
        <w:r w:rsidRPr="00C64591">
          <w:rPr>
            <w:rStyle w:val="Hyperlink"/>
            <w:rFonts w:ascii="Arial" w:hAnsi="Arial"/>
            <w:b w:val="0"/>
            <w:bCs w:val="0"/>
            <w:sz w:val="20"/>
          </w:rPr>
          <w:t>REFERENCES</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_Toc235419793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13</w:t>
        </w:r>
        <w:r w:rsidRPr="00C64591">
          <w:rPr>
            <w:rFonts w:ascii="Arial" w:hAnsi="Arial"/>
            <w:b w:val="0"/>
            <w:bCs w:val="0"/>
            <w:webHidden/>
            <w:sz w:val="20"/>
          </w:rPr>
          <w:fldChar w:fldCharType="end"/>
        </w:r>
      </w:hyperlink>
    </w:p>
    <w:p w14:paraId="33E21B58" w14:textId="09A8EAF2" w:rsidR="0071263B" w:rsidRPr="00C64591" w:rsidRDefault="0071263B">
      <w:pPr>
        <w:pStyle w:val="TOC1"/>
        <w:rPr>
          <w:rFonts w:ascii="Arial" w:eastAsiaTheme="minorEastAsia" w:hAnsi="Arial"/>
          <w:b w:val="0"/>
          <w:bCs w:val="0"/>
          <w:color w:val="auto"/>
          <w:kern w:val="2"/>
          <w:sz w:val="20"/>
          <w:lang w:eastAsia="zh-TW" w:bidi="ar-SA"/>
          <w14:ligatures w14:val="standardContextual"/>
        </w:rPr>
      </w:pPr>
      <w:hyperlink w:anchor="_Toc235419794" w:history="1">
        <w:r w:rsidRPr="00C64591">
          <w:rPr>
            <w:rStyle w:val="Hyperlink"/>
            <w:rFonts w:ascii="Arial" w:hAnsi="Arial"/>
            <w:b w:val="0"/>
            <w:bCs w:val="0"/>
            <w:sz w:val="20"/>
          </w:rPr>
          <w:t>Appendices</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_Toc235419794 \h </w:instrText>
        </w:r>
        <w:r w:rsidRPr="00C64591">
          <w:rPr>
            <w:rFonts w:ascii="Arial" w:hAnsi="Arial"/>
            <w:b w:val="0"/>
            <w:bCs w:val="0"/>
            <w:webHidden/>
            <w:sz w:val="20"/>
          </w:rPr>
        </w:r>
        <w:r w:rsidRPr="00C64591">
          <w:rPr>
            <w:rFonts w:ascii="Arial" w:hAnsi="Arial"/>
            <w:b w:val="0"/>
            <w:bCs w:val="0"/>
            <w:webHidden/>
            <w:sz w:val="20"/>
          </w:rPr>
          <w:fldChar w:fldCharType="separate"/>
        </w:r>
        <w:r w:rsidR="005D00F3" w:rsidRPr="00C64591">
          <w:rPr>
            <w:rFonts w:ascii="Arial" w:hAnsi="Arial"/>
            <w:b w:val="0"/>
            <w:bCs w:val="0"/>
            <w:webHidden/>
            <w:sz w:val="20"/>
          </w:rPr>
          <w:t>14</w:t>
        </w:r>
        <w:r w:rsidRPr="00C64591">
          <w:rPr>
            <w:rFonts w:ascii="Arial" w:hAnsi="Arial"/>
            <w:b w:val="0"/>
            <w:bCs w:val="0"/>
            <w:webHidden/>
            <w:sz w:val="20"/>
          </w:rPr>
          <w:fldChar w:fldCharType="end"/>
        </w:r>
      </w:hyperlink>
    </w:p>
    <w:p w14:paraId="043FD5BD" w14:textId="22F98B98" w:rsidR="0071263B" w:rsidRPr="00C64591" w:rsidRDefault="0071263B">
      <w:pPr>
        <w:pStyle w:val="TOC2"/>
        <w:tabs>
          <w:tab w:val="left" w:pos="2067"/>
        </w:tabs>
        <w:rPr>
          <w:rFonts w:ascii="Arial" w:eastAsiaTheme="minorEastAsia" w:hAnsi="Arial" w:cs="Arial"/>
          <w:b w:val="0"/>
          <w:kern w:val="2"/>
          <w:sz w:val="20"/>
          <w:szCs w:val="20"/>
          <w:lang w:eastAsia="zh-TW"/>
          <w14:ligatures w14:val="standardContextual"/>
        </w:rPr>
      </w:pPr>
      <w:hyperlink w:anchor="_Toc235419795" w:history="1">
        <w:r w:rsidRPr="00C64591">
          <w:rPr>
            <w:rStyle w:val="Hyperlink"/>
            <w:rFonts w:ascii="Arial" w:hAnsi="Arial" w:cs="Arial"/>
            <w:b w:val="0"/>
            <w:sz w:val="20"/>
            <w:szCs w:val="20"/>
            <w:lang w:eastAsia="zh-TW" w:bidi="he-IL"/>
          </w:rPr>
          <w:t>Appendix A</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User Acceptance Testing</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_Toc235419795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14</w:t>
        </w:r>
        <w:r w:rsidRPr="00C64591">
          <w:rPr>
            <w:rFonts w:ascii="Arial" w:hAnsi="Arial" w:cs="Arial"/>
            <w:b w:val="0"/>
            <w:webHidden/>
            <w:sz w:val="20"/>
            <w:szCs w:val="20"/>
          </w:rPr>
          <w:fldChar w:fldCharType="end"/>
        </w:r>
      </w:hyperlink>
    </w:p>
    <w:p w14:paraId="1FF7742D" w14:textId="24D5EF42"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796" w:history="1">
        <w:r w:rsidRPr="00C64591">
          <w:rPr>
            <w:rStyle w:val="Hyperlink"/>
            <w:rFonts w:ascii="Arial" w:hAnsi="Arial" w:cs="Arial"/>
            <w:b w:val="0"/>
            <w:sz w:val="20"/>
            <w:szCs w:val="20"/>
            <w:lang w:eastAsia="zh-TW" w:bidi="he-IL"/>
          </w:rPr>
          <w:t>A.1</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val="en-GB" w:eastAsia="zh-TW" w:bidi="he-IL"/>
          </w:rPr>
          <w:t>Testing approach</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_Toc235419796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14</w:t>
        </w:r>
        <w:r w:rsidRPr="00C64591">
          <w:rPr>
            <w:rFonts w:ascii="Arial" w:hAnsi="Arial" w:cs="Arial"/>
            <w:b w:val="0"/>
            <w:webHidden/>
            <w:sz w:val="20"/>
            <w:szCs w:val="20"/>
          </w:rPr>
          <w:fldChar w:fldCharType="end"/>
        </w:r>
      </w:hyperlink>
    </w:p>
    <w:p w14:paraId="7330A4E2" w14:textId="7B4294A5"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797" w:history="1">
        <w:r w:rsidRPr="00C64591">
          <w:rPr>
            <w:rStyle w:val="Hyperlink"/>
            <w:rFonts w:ascii="Arial" w:hAnsi="Arial" w:cs="Arial"/>
            <w:b w:val="0"/>
            <w:sz w:val="20"/>
            <w:szCs w:val="20"/>
            <w:lang w:eastAsia="zh-TW" w:bidi="he-IL"/>
          </w:rPr>
          <w:t>A.2</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val="en-GB" w:eastAsia="zh-TW" w:bidi="he-IL"/>
          </w:rPr>
          <w:t>GUI test cases (seven cases, all Pass)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_Toc235419797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14</w:t>
        </w:r>
        <w:r w:rsidRPr="00C64591">
          <w:rPr>
            <w:rFonts w:ascii="Arial" w:hAnsi="Arial" w:cs="Arial"/>
            <w:b w:val="0"/>
            <w:webHidden/>
            <w:sz w:val="20"/>
            <w:szCs w:val="20"/>
          </w:rPr>
          <w:fldChar w:fldCharType="end"/>
        </w:r>
      </w:hyperlink>
    </w:p>
    <w:p w14:paraId="2C325755" w14:textId="6C0CC1D7"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798" w:history="1">
        <w:r w:rsidRPr="00C64591">
          <w:rPr>
            <w:rStyle w:val="Hyperlink"/>
            <w:rFonts w:ascii="Arial" w:hAnsi="Arial" w:cs="Arial"/>
            <w:b w:val="0"/>
            <w:sz w:val="20"/>
            <w:szCs w:val="20"/>
            <w:lang w:eastAsia="zh-TW" w:bidi="he-IL"/>
          </w:rPr>
          <w:t>A.3</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val="en-GB" w:eastAsia="zh-TW" w:bidi="he-IL"/>
          </w:rPr>
          <w:t>CLI parity screenshots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_Toc235419798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22</w:t>
        </w:r>
        <w:r w:rsidRPr="00C64591">
          <w:rPr>
            <w:rFonts w:ascii="Arial" w:hAnsi="Arial" w:cs="Arial"/>
            <w:b w:val="0"/>
            <w:webHidden/>
            <w:sz w:val="20"/>
            <w:szCs w:val="20"/>
          </w:rPr>
          <w:fldChar w:fldCharType="end"/>
        </w:r>
      </w:hyperlink>
    </w:p>
    <w:p w14:paraId="224D1AA4" w14:textId="0620277C" w:rsidR="0071263B" w:rsidRPr="00C64591" w:rsidRDefault="00F61C1A">
      <w:pPr>
        <w:pStyle w:val="TOC2"/>
        <w:rPr>
          <w:rFonts w:ascii="Arial" w:eastAsiaTheme="minorEastAsia" w:hAnsi="Arial" w:cs="Arial"/>
          <w:b w:val="0"/>
          <w:kern w:val="2"/>
          <w:sz w:val="20"/>
          <w:szCs w:val="20"/>
          <w:lang w:eastAsia="zh-TW"/>
          <w14:ligatures w14:val="standardContextual"/>
        </w:rPr>
      </w:pPr>
      <w:hyperlink w:anchor="_Toc235419799" w:history="1">
        <w:r w:rsidRPr="00C64591">
          <w:rPr>
            <w:rStyle w:val="Hyperlink"/>
            <w:rFonts w:ascii="Arial" w:hAnsi="Arial" w:cs="Arial"/>
            <w:b w:val="0"/>
            <w:sz w:val="20"/>
            <w:szCs w:val="20"/>
            <w:lang w:eastAsia="zh-TW" w:bidi="he-IL"/>
          </w:rPr>
          <w:t>A.4</w:t>
        </w:r>
        <w:r w:rsidRPr="00C64591">
          <w:rPr>
            <w:rStyle w:val="Hyperlink"/>
            <w:rFonts w:ascii="Arial" w:hAnsi="Arial" w:cs="Arial"/>
            <w:b w:val="0"/>
            <w:sz w:val="20"/>
            <w:szCs w:val="20"/>
            <w:lang w:eastAsia="zh-TW" w:bidi="he-IL"/>
          </w:rPr>
          <w:tab/>
          <w:t>Limitations and future improvements</w:t>
        </w:r>
        <w:r w:rsidRPr="00C64591">
          <w:rPr>
            <w:rStyle w:val="Hyperlink"/>
            <w:rFonts w:ascii="Arial" w:hAnsi="Arial" w:cs="Arial"/>
            <w:b w:val="0"/>
            <w:sz w:val="20"/>
            <w:szCs w:val="20"/>
            <w:lang w:eastAsia="zh-TW" w:bidi="he-IL"/>
          </w:rPr>
          <w:tab/>
          <w:t>23</w:t>
        </w:r>
      </w:hyperlink>
    </w:p>
    <w:p w14:paraId="0303D95A" w14:textId="2A164BE6"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00" w:history="1">
        <w:r w:rsidRPr="00C64591">
          <w:rPr>
            <w:rStyle w:val="Hyperlink"/>
            <w:rFonts w:ascii="Arial" w:hAnsi="Arial" w:cs="Arial"/>
            <w:b w:val="0"/>
            <w:sz w:val="20"/>
            <w:szCs w:val="20"/>
            <w:lang w:eastAsia="zh-TW" w:bidi="he-IL"/>
          </w:rPr>
          <w:t>A.5</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val="en-GB" w:eastAsia="zh-TW" w:bidi="he-IL"/>
          </w:rPr>
          <w:t>UAT summary</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_Toc235419800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23</w:t>
        </w:r>
        <w:r w:rsidRPr="00C64591">
          <w:rPr>
            <w:rFonts w:ascii="Arial" w:hAnsi="Arial" w:cs="Arial"/>
            <w:b w:val="0"/>
            <w:webHidden/>
            <w:sz w:val="20"/>
            <w:szCs w:val="20"/>
          </w:rPr>
          <w:fldChar w:fldCharType="end"/>
        </w:r>
      </w:hyperlink>
    </w:p>
    <w:p w14:paraId="45B60805" w14:textId="775D626C" w:rsidR="0071263B" w:rsidRPr="00C64591" w:rsidRDefault="0071263B">
      <w:pPr>
        <w:pStyle w:val="TOC2"/>
        <w:tabs>
          <w:tab w:val="left" w:pos="2067"/>
        </w:tabs>
        <w:rPr>
          <w:rFonts w:ascii="Arial" w:eastAsiaTheme="minorEastAsia" w:hAnsi="Arial" w:cs="Arial"/>
          <w:b w:val="0"/>
          <w:kern w:val="2"/>
          <w:sz w:val="20"/>
          <w:szCs w:val="20"/>
          <w:lang w:eastAsia="zh-TW"/>
          <w14:ligatures w14:val="standardContextual"/>
        </w:rPr>
      </w:pPr>
      <w:hyperlink w:anchor="_Toc235419801" w:history="1">
        <w:r w:rsidRPr="00C64591">
          <w:rPr>
            <w:rStyle w:val="Hyperlink"/>
            <w:rFonts w:ascii="Arial" w:hAnsi="Arial" w:cs="Arial"/>
            <w:b w:val="0"/>
            <w:sz w:val="20"/>
            <w:szCs w:val="20"/>
            <w:lang w:eastAsia="zh-TW" w:bidi="he-IL"/>
          </w:rPr>
          <w:t>Appendix B</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Extended Critical Analysis, Extension Path and Retrospective</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_Toc235419801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24</w:t>
        </w:r>
        <w:r w:rsidRPr="00C64591">
          <w:rPr>
            <w:rFonts w:ascii="Arial" w:hAnsi="Arial" w:cs="Arial"/>
            <w:b w:val="0"/>
            <w:webHidden/>
            <w:sz w:val="20"/>
            <w:szCs w:val="20"/>
          </w:rPr>
          <w:fldChar w:fldCharType="end"/>
        </w:r>
      </w:hyperlink>
    </w:p>
    <w:p w14:paraId="735E75BE" w14:textId="0DC8A89E"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02" w:history="1">
        <w:r w:rsidRPr="00C64591">
          <w:rPr>
            <w:rStyle w:val="Hyperlink"/>
            <w:rFonts w:ascii="Arial" w:hAnsi="Arial" w:cs="Arial"/>
            <w:b w:val="0"/>
            <w:sz w:val="20"/>
            <w:szCs w:val="20"/>
            <w:lang w:eastAsia="zh-TW" w:bidi="he-IL"/>
          </w:rPr>
          <w:t>B.1</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Development narrative – MVP first</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_Toc235419802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24</w:t>
        </w:r>
        <w:r w:rsidRPr="00C64591">
          <w:rPr>
            <w:rFonts w:ascii="Arial" w:hAnsi="Arial" w:cs="Arial"/>
            <w:b w:val="0"/>
            <w:webHidden/>
            <w:sz w:val="20"/>
            <w:szCs w:val="20"/>
          </w:rPr>
          <w:fldChar w:fldCharType="end"/>
        </w:r>
      </w:hyperlink>
    </w:p>
    <w:p w14:paraId="09D7E746" w14:textId="2DB1BA1B"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03" w:history="1">
        <w:r w:rsidRPr="00C64591">
          <w:rPr>
            <w:rStyle w:val="Hyperlink"/>
            <w:rFonts w:ascii="Arial" w:hAnsi="Arial" w:cs="Arial"/>
            <w:b w:val="0"/>
            <w:sz w:val="20"/>
            <w:szCs w:val="20"/>
            <w:lang w:eastAsia="zh-TW" w:bidi="he-IL"/>
          </w:rPr>
          <w:t>B.2</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Extension path – from MVP to production</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_Toc235419803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25</w:t>
        </w:r>
        <w:r w:rsidRPr="00C64591">
          <w:rPr>
            <w:rFonts w:ascii="Arial" w:hAnsi="Arial" w:cs="Arial"/>
            <w:b w:val="0"/>
            <w:webHidden/>
            <w:sz w:val="20"/>
            <w:szCs w:val="20"/>
          </w:rPr>
          <w:fldChar w:fldCharType="end"/>
        </w:r>
      </w:hyperlink>
    </w:p>
    <w:p w14:paraId="3AD0159D" w14:textId="4EA85289"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04" w:history="1">
        <w:r w:rsidRPr="00C64591">
          <w:rPr>
            <w:rStyle w:val="Hyperlink"/>
            <w:rFonts w:ascii="Arial" w:hAnsi="Arial" w:cs="Arial"/>
            <w:b w:val="0"/>
            <w:sz w:val="20"/>
            <w:szCs w:val="20"/>
            <w:lang w:eastAsia="zh-TW" w:bidi="he-IL"/>
          </w:rPr>
          <w:t>B.3</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Extensibility priorities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_Toc235419804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25</w:t>
        </w:r>
        <w:r w:rsidRPr="00C64591">
          <w:rPr>
            <w:rFonts w:ascii="Arial" w:hAnsi="Arial" w:cs="Arial"/>
            <w:b w:val="0"/>
            <w:webHidden/>
            <w:sz w:val="20"/>
            <w:szCs w:val="20"/>
          </w:rPr>
          <w:fldChar w:fldCharType="end"/>
        </w:r>
      </w:hyperlink>
    </w:p>
    <w:p w14:paraId="5BD9EFD1" w14:textId="22DAC920"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05" w:history="1">
        <w:r w:rsidRPr="00C64591">
          <w:rPr>
            <w:rStyle w:val="Hyperlink"/>
            <w:rFonts w:ascii="Arial" w:hAnsi="Arial" w:cs="Arial"/>
            <w:b w:val="0"/>
            <w:sz w:val="20"/>
            <w:szCs w:val="20"/>
            <w:lang w:eastAsia="zh-TW" w:bidi="he-IL"/>
          </w:rPr>
          <w:t>B.4</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Retrospective – what we would do differently</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_Toc235419805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26</w:t>
        </w:r>
        <w:r w:rsidRPr="00C64591">
          <w:rPr>
            <w:rFonts w:ascii="Arial" w:hAnsi="Arial" w:cs="Arial"/>
            <w:b w:val="0"/>
            <w:webHidden/>
            <w:sz w:val="20"/>
            <w:szCs w:val="20"/>
          </w:rPr>
          <w:fldChar w:fldCharType="end"/>
        </w:r>
      </w:hyperlink>
    </w:p>
    <w:p w14:paraId="52D1FF37" w14:textId="67C864B5"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06" w:history="1">
        <w:r w:rsidRPr="00C64591">
          <w:rPr>
            <w:rStyle w:val="Hyperlink"/>
            <w:rFonts w:ascii="Arial" w:hAnsi="Arial" w:cs="Arial"/>
            <w:b w:val="0"/>
            <w:sz w:val="20"/>
            <w:szCs w:val="20"/>
            <w:lang w:eastAsia="zh-TW" w:bidi="he-IL"/>
          </w:rPr>
          <w:t>B.5</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Alternatives considered and rejected</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_Toc235419806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27</w:t>
        </w:r>
        <w:r w:rsidRPr="00C64591">
          <w:rPr>
            <w:rFonts w:ascii="Arial" w:hAnsi="Arial" w:cs="Arial"/>
            <w:b w:val="0"/>
            <w:webHidden/>
            <w:sz w:val="20"/>
            <w:szCs w:val="20"/>
          </w:rPr>
          <w:fldChar w:fldCharType="end"/>
        </w:r>
      </w:hyperlink>
    </w:p>
    <w:p w14:paraId="5D38B619" w14:textId="72452C54" w:rsidR="0071263B" w:rsidRPr="00C64591" w:rsidRDefault="0071263B">
      <w:pPr>
        <w:pStyle w:val="TOC2"/>
        <w:tabs>
          <w:tab w:val="left" w:pos="2067"/>
        </w:tabs>
        <w:rPr>
          <w:rFonts w:ascii="Arial" w:eastAsiaTheme="minorEastAsia" w:hAnsi="Arial" w:cs="Arial"/>
          <w:b w:val="0"/>
          <w:kern w:val="2"/>
          <w:sz w:val="20"/>
          <w:szCs w:val="20"/>
          <w:lang w:eastAsia="zh-TW"/>
          <w14:ligatures w14:val="standardContextual"/>
        </w:rPr>
      </w:pPr>
      <w:hyperlink w:anchor="_Toc235419807" w:history="1">
        <w:r w:rsidRPr="00C64591">
          <w:rPr>
            <w:rStyle w:val="Hyperlink"/>
            <w:rFonts w:ascii="Arial" w:hAnsi="Arial" w:cs="Arial"/>
            <w:b w:val="0"/>
            <w:sz w:val="20"/>
            <w:szCs w:val="20"/>
            <w:lang w:eastAsia="zh-TW" w:bidi="he-IL"/>
          </w:rPr>
          <w:t>Appendix C</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Query Catalogue and SQL Evidence</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_Toc235419807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28</w:t>
        </w:r>
        <w:r w:rsidRPr="00C64591">
          <w:rPr>
            <w:rFonts w:ascii="Arial" w:hAnsi="Arial" w:cs="Arial"/>
            <w:b w:val="0"/>
            <w:webHidden/>
            <w:sz w:val="20"/>
            <w:szCs w:val="20"/>
          </w:rPr>
          <w:fldChar w:fldCharType="end"/>
        </w:r>
      </w:hyperlink>
    </w:p>
    <w:p w14:paraId="63AEC41B" w14:textId="59E2F849"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08" w:history="1">
        <w:r w:rsidRPr="00C64591">
          <w:rPr>
            <w:rStyle w:val="Hyperlink"/>
            <w:rFonts w:ascii="Arial" w:hAnsi="Arial" w:cs="Arial"/>
            <w:b w:val="0"/>
            <w:sz w:val="20"/>
            <w:szCs w:val="20"/>
            <w:lang w:eastAsia="zh-TW" w:bidi="he-IL"/>
          </w:rPr>
          <w:t>C.1</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Mapping each query to the brief</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_Toc235419808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28</w:t>
        </w:r>
        <w:r w:rsidRPr="00C64591">
          <w:rPr>
            <w:rFonts w:ascii="Arial" w:hAnsi="Arial" w:cs="Arial"/>
            <w:b w:val="0"/>
            <w:webHidden/>
            <w:sz w:val="20"/>
            <w:szCs w:val="20"/>
          </w:rPr>
          <w:fldChar w:fldCharType="end"/>
        </w:r>
      </w:hyperlink>
    </w:p>
    <w:p w14:paraId="42A636A5" w14:textId="2AF8A7B4"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09" w:history="1">
        <w:r w:rsidRPr="00C64591">
          <w:rPr>
            <w:rStyle w:val="Hyperlink"/>
            <w:rFonts w:ascii="Arial" w:hAnsi="Arial" w:cs="Arial"/>
            <w:b w:val="0"/>
            <w:sz w:val="20"/>
            <w:szCs w:val="20"/>
            <w:lang w:eastAsia="zh-TW" w:bidi="he-IL"/>
          </w:rPr>
          <w:t>C.2</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Cascading dropdown providers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_Toc235419809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28</w:t>
        </w:r>
        <w:r w:rsidRPr="00C64591">
          <w:rPr>
            <w:rFonts w:ascii="Arial" w:hAnsi="Arial" w:cs="Arial"/>
            <w:b w:val="0"/>
            <w:webHidden/>
            <w:sz w:val="20"/>
            <w:szCs w:val="20"/>
          </w:rPr>
          <w:fldChar w:fldCharType="end"/>
        </w:r>
      </w:hyperlink>
    </w:p>
    <w:p w14:paraId="7D8B34ED" w14:textId="47495E70" w:rsidR="0071263B" w:rsidRPr="00C64591" w:rsidRDefault="0071263B">
      <w:pPr>
        <w:pStyle w:val="TOC2"/>
        <w:rPr>
          <w:rFonts w:ascii="Arial" w:eastAsiaTheme="minorEastAsia" w:hAnsi="Arial" w:cs="Arial"/>
          <w:b w:val="0"/>
          <w:kern w:val="2"/>
          <w:sz w:val="20"/>
          <w:szCs w:val="20"/>
          <w:lang w:eastAsia="zh-TW"/>
          <w14:ligatures w14:val="standardContextual"/>
        </w:rPr>
      </w:pPr>
      <w:hyperlink w:anchor="_Toc235419810" w:history="1">
        <w:r w:rsidRPr="00C64591">
          <w:rPr>
            <w:rStyle w:val="Hyperlink"/>
            <w:rFonts w:ascii="Arial" w:hAnsi="Arial" w:cs="Arial"/>
            <w:b w:val="0"/>
            <w:sz w:val="20"/>
            <w:szCs w:val="20"/>
            <w:lang w:eastAsia="zh-TW" w:bidi="he-IL"/>
          </w:rPr>
          <w:t>C.3</w:t>
        </w:r>
        <w:r w:rsidRPr="00C64591">
          <w:rPr>
            <w:rFonts w:ascii="Arial" w:eastAsiaTheme="minorEastAsia" w:hAnsi="Arial" w:cs="Arial"/>
            <w:b w:val="0"/>
            <w:kern w:val="2"/>
            <w:sz w:val="20"/>
            <w:szCs w:val="20"/>
            <w:lang w:eastAsia="zh-TW"/>
            <w14:ligatures w14:val="standardContextual"/>
          </w:rPr>
          <w:tab/>
        </w:r>
        <w:r w:rsidRPr="00C64591">
          <w:rPr>
            <w:rStyle w:val="Hyperlink"/>
            <w:rFonts w:ascii="Arial" w:hAnsi="Arial" w:cs="Arial"/>
            <w:b w:val="0"/>
            <w:sz w:val="20"/>
            <w:szCs w:val="20"/>
            <w:lang w:eastAsia="zh-TW" w:bidi="he-IL"/>
          </w:rPr>
          <w:t>Compressed SQL of each query (key clauses only)</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_Toc235419810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005D00F3" w:rsidRPr="00C64591">
          <w:rPr>
            <w:rFonts w:ascii="Arial" w:hAnsi="Arial" w:cs="Arial"/>
            <w:b w:val="0"/>
            <w:webHidden/>
            <w:sz w:val="20"/>
            <w:szCs w:val="20"/>
          </w:rPr>
          <w:t>29</w:t>
        </w:r>
        <w:r w:rsidRPr="00C64591">
          <w:rPr>
            <w:rFonts w:ascii="Arial" w:hAnsi="Arial" w:cs="Arial"/>
            <w:b w:val="0"/>
            <w:webHidden/>
            <w:sz w:val="20"/>
            <w:szCs w:val="20"/>
          </w:rPr>
          <w:fldChar w:fldCharType="end"/>
        </w:r>
      </w:hyperlink>
    </w:p>
    <w:p w14:paraId="54BE790A" w14:textId="0FAE9799" w:rsidR="00C673FA" w:rsidRPr="00797A8B" w:rsidRDefault="009152C0" w:rsidP="005D00F3">
      <w:pPr>
        <w:widowControl w:val="0"/>
        <w:tabs>
          <w:tab w:val="center" w:pos="4320"/>
        </w:tabs>
        <w:jc w:val="center"/>
        <w:rPr>
          <w:rFonts w:ascii="Arial" w:hAnsi="Arial" w:cs="Arial"/>
        </w:rPr>
      </w:pPr>
      <w:r w:rsidRPr="00C64591">
        <w:rPr>
          <w:rFonts w:ascii="Arial" w:hAnsi="Arial" w:cs="Arial"/>
          <w:noProof/>
          <w:color w:val="000000"/>
          <w:lang w:eastAsia="en-US" w:bidi="ar-SA"/>
        </w:rPr>
        <w:fldChar w:fldCharType="end"/>
      </w:r>
      <w:r w:rsidR="00C673FA" w:rsidRPr="00514DA8">
        <w:rPr>
          <w:rFonts w:ascii="Arial" w:hAnsi="Arial" w:cs="Arial"/>
        </w:rPr>
        <w:br w:type="page"/>
      </w:r>
      <w:bookmarkStart w:id="0" w:name="_Toc235419782"/>
      <w:r w:rsidR="00C673FA" w:rsidRPr="005D00F3">
        <w:rPr>
          <w:rFonts w:ascii="Arial" w:hAnsi="Arial" w:cs="Arial"/>
          <w:b/>
          <w:bCs/>
          <w:sz w:val="28"/>
          <w:szCs w:val="28"/>
        </w:rPr>
        <w:lastRenderedPageBreak/>
        <w:t>LIST OF TABLES</w:t>
      </w:r>
      <w:bookmarkEnd w:id="0"/>
    </w:p>
    <w:p w14:paraId="2A3650B9" w14:textId="77777777" w:rsidR="00C673FA" w:rsidRPr="00514DA8" w:rsidRDefault="00C673FA">
      <w:pPr>
        <w:widowControl w:val="0"/>
        <w:jc w:val="both"/>
        <w:rPr>
          <w:rFonts w:ascii="Arial" w:hAnsi="Arial" w:cs="Arial"/>
        </w:rPr>
      </w:pPr>
    </w:p>
    <w:p w14:paraId="00C385C1" w14:textId="77777777" w:rsidR="00C673FA" w:rsidRPr="00514DA8" w:rsidRDefault="00C673FA">
      <w:pPr>
        <w:widowControl w:val="0"/>
        <w:jc w:val="both"/>
        <w:rPr>
          <w:rFonts w:ascii="Arial" w:hAnsi="Arial" w:cs="Arial"/>
        </w:rPr>
      </w:pPr>
    </w:p>
    <w:p w14:paraId="67EEE798" w14:textId="77777777" w:rsidR="00C673FA" w:rsidRPr="005D00F3" w:rsidRDefault="00C673FA" w:rsidP="002B6903">
      <w:pPr>
        <w:widowControl w:val="0"/>
        <w:tabs>
          <w:tab w:val="right" w:pos="8280"/>
        </w:tabs>
        <w:jc w:val="both"/>
        <w:rPr>
          <w:rFonts w:ascii="Arial" w:hAnsi="Arial" w:cs="Arial"/>
        </w:rPr>
      </w:pPr>
      <w:r w:rsidRPr="005D00F3">
        <w:rPr>
          <w:rFonts w:ascii="Arial" w:hAnsi="Arial" w:cs="Arial"/>
        </w:rPr>
        <w:tab/>
        <w:t>Page</w:t>
      </w:r>
    </w:p>
    <w:p w14:paraId="1F80FB2B" w14:textId="30A62FEA" w:rsidR="005D00F3" w:rsidRPr="005D00F3" w:rsidRDefault="002B6903">
      <w:pPr>
        <w:pStyle w:val="TableofFigures"/>
        <w:rPr>
          <w:rFonts w:asciiTheme="minorHAnsi" w:eastAsiaTheme="minorEastAsia" w:hAnsiTheme="minorHAnsi" w:cstheme="minorBidi"/>
          <w:kern w:val="2"/>
          <w:sz w:val="20"/>
          <w:lang w:eastAsia="zh-TW" w:bidi="ar-SA"/>
          <w14:ligatures w14:val="standardContextual"/>
        </w:rPr>
      </w:pPr>
      <w:r w:rsidRPr="005D00F3">
        <w:rPr>
          <w:sz w:val="20"/>
        </w:rPr>
        <w:fldChar w:fldCharType="begin"/>
      </w:r>
      <w:r w:rsidRPr="005D00F3">
        <w:rPr>
          <w:sz w:val="20"/>
        </w:rPr>
        <w:instrText xml:space="preserve"> TOC \h \z \c "Table" </w:instrText>
      </w:r>
      <w:r w:rsidRPr="005D00F3">
        <w:rPr>
          <w:sz w:val="20"/>
        </w:rPr>
        <w:fldChar w:fldCharType="separate"/>
      </w:r>
      <w:hyperlink w:anchor="_Toc235422039" w:history="1">
        <w:r w:rsidR="005D00F3" w:rsidRPr="005D00F3">
          <w:rPr>
            <w:rStyle w:val="Hyperlink"/>
            <w:sz w:val="20"/>
          </w:rPr>
          <w:t>Table 1 – UAT Test Cases Summary</w:t>
        </w:r>
        <w:r w:rsidR="005D00F3" w:rsidRPr="005D00F3">
          <w:rPr>
            <w:webHidden/>
            <w:sz w:val="20"/>
          </w:rPr>
          <w:tab/>
        </w:r>
        <w:r w:rsidR="005D00F3" w:rsidRPr="005D00F3">
          <w:rPr>
            <w:webHidden/>
            <w:sz w:val="20"/>
          </w:rPr>
          <w:fldChar w:fldCharType="begin"/>
        </w:r>
        <w:r w:rsidR="005D00F3" w:rsidRPr="005D00F3">
          <w:rPr>
            <w:webHidden/>
            <w:sz w:val="20"/>
          </w:rPr>
          <w:instrText xml:space="preserve"> PAGEREF _Toc235422039 \h </w:instrText>
        </w:r>
        <w:r w:rsidR="005D00F3" w:rsidRPr="005D00F3">
          <w:rPr>
            <w:webHidden/>
            <w:sz w:val="20"/>
          </w:rPr>
        </w:r>
        <w:r w:rsidR="005D00F3" w:rsidRPr="005D00F3">
          <w:rPr>
            <w:webHidden/>
            <w:sz w:val="20"/>
          </w:rPr>
          <w:fldChar w:fldCharType="separate"/>
        </w:r>
        <w:r w:rsidR="005D00F3" w:rsidRPr="005D00F3">
          <w:rPr>
            <w:webHidden/>
            <w:sz w:val="20"/>
          </w:rPr>
          <w:t>14</w:t>
        </w:r>
        <w:r w:rsidR="005D00F3" w:rsidRPr="005D00F3">
          <w:rPr>
            <w:webHidden/>
            <w:sz w:val="20"/>
          </w:rPr>
          <w:fldChar w:fldCharType="end"/>
        </w:r>
      </w:hyperlink>
    </w:p>
    <w:p w14:paraId="32305CCA" w14:textId="09ECFD20" w:rsidR="005D00F3" w:rsidRPr="005D00F3" w:rsidRDefault="005D00F3">
      <w:pPr>
        <w:pStyle w:val="TableofFigures"/>
        <w:rPr>
          <w:rFonts w:asciiTheme="minorHAnsi" w:eastAsiaTheme="minorEastAsia" w:hAnsiTheme="minorHAnsi" w:cstheme="minorBidi"/>
          <w:kern w:val="2"/>
          <w:sz w:val="20"/>
          <w:lang w:eastAsia="zh-TW" w:bidi="ar-SA"/>
          <w14:ligatures w14:val="standardContextual"/>
        </w:rPr>
      </w:pPr>
      <w:hyperlink w:anchor="_Toc235422040" w:history="1">
        <w:r w:rsidRPr="005D00F3">
          <w:rPr>
            <w:rStyle w:val="Hyperlink"/>
            <w:sz w:val="20"/>
          </w:rPr>
          <w:t xml:space="preserve">Table 2 - </w:t>
        </w:r>
        <w:r w:rsidRPr="005D00F3">
          <w:rPr>
            <w:rStyle w:val="Hyperlink"/>
            <w:rFonts w:eastAsia="Times New Roman"/>
            <w:sz w:val="20"/>
            <w:lang w:eastAsia="zh-TW"/>
          </w:rPr>
          <w:t>Query Catalogue Mapped to the Brief</w:t>
        </w:r>
        <w:r w:rsidRPr="005D00F3">
          <w:rPr>
            <w:webHidden/>
            <w:sz w:val="20"/>
          </w:rPr>
          <w:tab/>
        </w:r>
        <w:r w:rsidRPr="005D00F3">
          <w:rPr>
            <w:webHidden/>
            <w:sz w:val="20"/>
          </w:rPr>
          <w:fldChar w:fldCharType="begin"/>
        </w:r>
        <w:r w:rsidRPr="005D00F3">
          <w:rPr>
            <w:webHidden/>
            <w:sz w:val="20"/>
          </w:rPr>
          <w:instrText xml:space="preserve"> PAGEREF _Toc235422040 \h </w:instrText>
        </w:r>
        <w:r w:rsidRPr="005D00F3">
          <w:rPr>
            <w:webHidden/>
            <w:sz w:val="20"/>
          </w:rPr>
        </w:r>
        <w:r w:rsidRPr="005D00F3">
          <w:rPr>
            <w:webHidden/>
            <w:sz w:val="20"/>
          </w:rPr>
          <w:fldChar w:fldCharType="separate"/>
        </w:r>
        <w:r w:rsidRPr="005D00F3">
          <w:rPr>
            <w:webHidden/>
            <w:sz w:val="20"/>
          </w:rPr>
          <w:t>28</w:t>
        </w:r>
        <w:r w:rsidRPr="005D00F3">
          <w:rPr>
            <w:webHidden/>
            <w:sz w:val="20"/>
          </w:rPr>
          <w:fldChar w:fldCharType="end"/>
        </w:r>
      </w:hyperlink>
    </w:p>
    <w:p w14:paraId="60351A6E" w14:textId="046485C2" w:rsidR="00C673FA" w:rsidRPr="002B6903" w:rsidRDefault="002B6903" w:rsidP="002B6903">
      <w:pPr>
        <w:widowControl w:val="0"/>
        <w:spacing w:line="360" w:lineRule="auto"/>
        <w:jc w:val="both"/>
        <w:rPr>
          <w:rFonts w:ascii="Arial" w:hAnsi="Arial" w:cs="Arial"/>
          <w:sz w:val="24"/>
          <w:szCs w:val="24"/>
        </w:rPr>
      </w:pPr>
      <w:r w:rsidRPr="005D00F3">
        <w:rPr>
          <w:rFonts w:ascii="Arial" w:hAnsi="Arial" w:cs="Arial"/>
        </w:rPr>
        <w:fldChar w:fldCharType="end"/>
      </w:r>
    </w:p>
    <w:p w14:paraId="7043CFF7" w14:textId="77777777" w:rsidR="00B27B9C" w:rsidRPr="00514DA8" w:rsidRDefault="00B27B9C" w:rsidP="00B27B9C">
      <w:pPr>
        <w:pStyle w:val="StyleStyleAuthorNote9ptItalicBlueLeft"/>
      </w:pPr>
      <w:r w:rsidRPr="00514DA8">
        <w:br w:type="page"/>
      </w:r>
    </w:p>
    <w:p w14:paraId="748E270C" w14:textId="77777777" w:rsidR="00B27B9C" w:rsidRPr="00514DA8" w:rsidRDefault="00B27B9C" w:rsidP="00B27B9C">
      <w:pPr>
        <w:pStyle w:val="Subtitle"/>
        <w:rPr>
          <w:rFonts w:ascii="Arial" w:hAnsi="Arial" w:cs="Arial"/>
        </w:rPr>
      </w:pPr>
      <w:bookmarkStart w:id="1" w:name="_Toc283114602"/>
      <w:bookmarkStart w:id="2" w:name="_Toc235419783"/>
      <w:r w:rsidRPr="00514DA8">
        <w:rPr>
          <w:rFonts w:ascii="Arial" w:hAnsi="Arial" w:cs="Arial"/>
        </w:rPr>
        <w:lastRenderedPageBreak/>
        <w:t>LIST OF FIGURES</w:t>
      </w:r>
      <w:bookmarkEnd w:id="1"/>
      <w:bookmarkEnd w:id="2"/>
    </w:p>
    <w:p w14:paraId="0C7CDBFE" w14:textId="77777777" w:rsidR="00B27B9C" w:rsidRPr="00514DA8" w:rsidRDefault="00B27B9C" w:rsidP="00B27B9C">
      <w:pPr>
        <w:widowControl w:val="0"/>
        <w:jc w:val="both"/>
        <w:rPr>
          <w:rFonts w:ascii="Arial" w:hAnsi="Arial" w:cs="Arial"/>
          <w:sz w:val="24"/>
          <w:szCs w:val="24"/>
        </w:rPr>
      </w:pPr>
    </w:p>
    <w:p w14:paraId="2D1050A7" w14:textId="6AF7B29B" w:rsidR="00B27B9C" w:rsidRPr="00514DA8" w:rsidRDefault="00B27B9C" w:rsidP="00B27B9C">
      <w:pPr>
        <w:widowControl w:val="0"/>
        <w:tabs>
          <w:tab w:val="right" w:pos="8280"/>
        </w:tabs>
        <w:jc w:val="both"/>
        <w:rPr>
          <w:rFonts w:ascii="Arial" w:hAnsi="Arial" w:cs="Arial"/>
          <w:sz w:val="24"/>
          <w:szCs w:val="24"/>
        </w:rPr>
      </w:pPr>
      <w:r w:rsidRPr="00514DA8">
        <w:rPr>
          <w:rFonts w:ascii="Arial" w:hAnsi="Arial" w:cs="Arial"/>
          <w:sz w:val="24"/>
          <w:szCs w:val="24"/>
        </w:rPr>
        <w:tab/>
      </w:r>
      <w:r w:rsidR="6B642265" w:rsidRPr="00514DA8">
        <w:rPr>
          <w:rFonts w:ascii="Arial" w:hAnsi="Arial" w:cs="Arial"/>
          <w:sz w:val="24"/>
          <w:szCs w:val="24"/>
        </w:rPr>
        <w:t>P</w:t>
      </w:r>
      <w:r w:rsidRPr="15457DA2">
        <w:rPr>
          <w:rFonts w:ascii="Arial" w:hAnsi="Arial" w:cs="Arial"/>
          <w:sz w:val="24"/>
          <w:szCs w:val="24"/>
        </w:rPr>
        <w:t>age</w:t>
      </w:r>
    </w:p>
    <w:p w14:paraId="65F2E50A" w14:textId="77777777" w:rsidR="00B27B9C" w:rsidRPr="00514DA8" w:rsidRDefault="00B27B9C" w:rsidP="00B27B9C">
      <w:pPr>
        <w:widowControl w:val="0"/>
        <w:jc w:val="both"/>
        <w:rPr>
          <w:rFonts w:ascii="Arial" w:hAnsi="Arial" w:cs="Arial"/>
          <w:sz w:val="24"/>
          <w:szCs w:val="24"/>
        </w:rPr>
      </w:pPr>
    </w:p>
    <w:p w14:paraId="173ACCAA" w14:textId="4A78CE13" w:rsidR="00A977B8" w:rsidRPr="00A977B8" w:rsidRDefault="00B27B9C">
      <w:pPr>
        <w:pStyle w:val="TableofFigures"/>
        <w:rPr>
          <w:rFonts w:asciiTheme="minorHAnsi" w:eastAsiaTheme="minorEastAsia" w:hAnsiTheme="minorHAnsi" w:cstheme="minorBidi"/>
          <w:kern w:val="2"/>
          <w:sz w:val="20"/>
          <w:lang w:eastAsia="zh-TW" w:bidi="ar-SA"/>
          <w14:ligatures w14:val="standardContextual"/>
        </w:rPr>
      </w:pPr>
      <w:r w:rsidRPr="00514DA8">
        <w:rPr>
          <w:szCs w:val="24"/>
        </w:rPr>
        <w:fldChar w:fldCharType="begin"/>
      </w:r>
      <w:r w:rsidRPr="00514DA8">
        <w:rPr>
          <w:szCs w:val="24"/>
        </w:rPr>
        <w:instrText xml:space="preserve"> TOC \h \z \c "Figure" </w:instrText>
      </w:r>
      <w:r w:rsidRPr="00514DA8">
        <w:rPr>
          <w:szCs w:val="24"/>
        </w:rPr>
        <w:fldChar w:fldCharType="separate"/>
      </w:r>
      <w:hyperlink w:anchor="_Toc235420780" w:history="1">
        <w:r w:rsidR="00A977B8" w:rsidRPr="00A977B8">
          <w:rPr>
            <w:rStyle w:val="Hyperlink"/>
            <w:sz w:val="20"/>
          </w:rPr>
          <w:t xml:space="preserve">Figure 1. </w:t>
        </w:r>
        <w:r w:rsidR="00A977B8" w:rsidRPr="00A977B8">
          <w:rPr>
            <w:rStyle w:val="Hyperlink"/>
            <w:sz w:val="20"/>
            <w:lang w:eastAsia="zh-TW"/>
          </w:rPr>
          <w:t>Entity Relationship Diagram (ERD) of the University Record System</w:t>
        </w:r>
        <w:r w:rsidR="00A977B8" w:rsidRPr="00A977B8">
          <w:rPr>
            <w:webHidden/>
            <w:sz w:val="20"/>
          </w:rPr>
          <w:tab/>
        </w:r>
        <w:r w:rsidR="00A977B8" w:rsidRPr="00A977B8">
          <w:rPr>
            <w:webHidden/>
            <w:sz w:val="20"/>
          </w:rPr>
          <w:fldChar w:fldCharType="begin"/>
        </w:r>
        <w:r w:rsidR="00A977B8" w:rsidRPr="00A977B8">
          <w:rPr>
            <w:webHidden/>
            <w:sz w:val="20"/>
          </w:rPr>
          <w:instrText xml:space="preserve"> PAGEREF _Toc235420780 \h </w:instrText>
        </w:r>
        <w:r w:rsidR="00A977B8" w:rsidRPr="00A977B8">
          <w:rPr>
            <w:webHidden/>
            <w:sz w:val="20"/>
          </w:rPr>
        </w:r>
        <w:r w:rsidR="00A977B8" w:rsidRPr="00A977B8">
          <w:rPr>
            <w:webHidden/>
            <w:sz w:val="20"/>
          </w:rPr>
          <w:fldChar w:fldCharType="separate"/>
        </w:r>
        <w:r w:rsidR="005D00F3">
          <w:rPr>
            <w:webHidden/>
            <w:sz w:val="20"/>
          </w:rPr>
          <w:t>5</w:t>
        </w:r>
        <w:r w:rsidR="00A977B8" w:rsidRPr="00A977B8">
          <w:rPr>
            <w:webHidden/>
            <w:sz w:val="20"/>
          </w:rPr>
          <w:fldChar w:fldCharType="end"/>
        </w:r>
      </w:hyperlink>
    </w:p>
    <w:p w14:paraId="45CA432A" w14:textId="210A5DBF"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1" w:history="1">
        <w:r w:rsidRPr="00A977B8">
          <w:rPr>
            <w:rStyle w:val="Hyperlink"/>
            <w:sz w:val="20"/>
          </w:rPr>
          <w:t>Figure 2.</w:t>
        </w:r>
        <w:r w:rsidRPr="00A977B8">
          <w:rPr>
            <w:rStyle w:val="Hyperlink"/>
            <w:sz w:val="20"/>
            <w:lang w:eastAsia="zh-TW"/>
          </w:rPr>
          <w:t xml:space="preserve"> Query Interface (UAT-01)</w:t>
        </w:r>
        <w:r w:rsidRPr="00A977B8">
          <w:rPr>
            <w:webHidden/>
            <w:sz w:val="20"/>
          </w:rPr>
          <w:tab/>
        </w:r>
        <w:r w:rsidRPr="00A977B8">
          <w:rPr>
            <w:webHidden/>
            <w:sz w:val="20"/>
          </w:rPr>
          <w:fldChar w:fldCharType="begin"/>
        </w:r>
        <w:r w:rsidRPr="00A977B8">
          <w:rPr>
            <w:webHidden/>
            <w:sz w:val="20"/>
          </w:rPr>
          <w:instrText xml:space="preserve"> PAGEREF _Toc235420781 \h </w:instrText>
        </w:r>
        <w:r w:rsidRPr="00A977B8">
          <w:rPr>
            <w:webHidden/>
            <w:sz w:val="20"/>
          </w:rPr>
        </w:r>
        <w:r w:rsidRPr="00A977B8">
          <w:rPr>
            <w:webHidden/>
            <w:sz w:val="20"/>
          </w:rPr>
          <w:fldChar w:fldCharType="separate"/>
        </w:r>
        <w:r w:rsidR="005D00F3">
          <w:rPr>
            <w:webHidden/>
            <w:sz w:val="20"/>
          </w:rPr>
          <w:t>15</w:t>
        </w:r>
        <w:r w:rsidRPr="00A977B8">
          <w:rPr>
            <w:webHidden/>
            <w:sz w:val="20"/>
          </w:rPr>
          <w:fldChar w:fldCharType="end"/>
        </w:r>
      </w:hyperlink>
    </w:p>
    <w:p w14:paraId="7B7F7EF1" w14:textId="19871829"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2" w:history="1">
        <w:r w:rsidRPr="00A977B8">
          <w:rPr>
            <w:rStyle w:val="Hyperlink"/>
            <w:sz w:val="20"/>
          </w:rPr>
          <w:t>Figure 3.</w:t>
        </w:r>
        <w:r w:rsidRPr="00A977B8">
          <w:rPr>
            <w:rStyle w:val="Hyperlink"/>
            <w:sz w:val="20"/>
            <w:lang w:eastAsia="zh-TW"/>
          </w:rPr>
          <w:t xml:space="preserve"> Query Interface-2 (UAT-01)</w:t>
        </w:r>
        <w:r w:rsidRPr="00A977B8">
          <w:rPr>
            <w:webHidden/>
            <w:sz w:val="20"/>
          </w:rPr>
          <w:tab/>
        </w:r>
        <w:r w:rsidRPr="00A977B8">
          <w:rPr>
            <w:webHidden/>
            <w:sz w:val="20"/>
          </w:rPr>
          <w:fldChar w:fldCharType="begin"/>
        </w:r>
        <w:r w:rsidRPr="00A977B8">
          <w:rPr>
            <w:webHidden/>
            <w:sz w:val="20"/>
          </w:rPr>
          <w:instrText xml:space="preserve"> PAGEREF _Toc235420782 \h </w:instrText>
        </w:r>
        <w:r w:rsidRPr="00A977B8">
          <w:rPr>
            <w:webHidden/>
            <w:sz w:val="20"/>
          </w:rPr>
        </w:r>
        <w:r w:rsidRPr="00A977B8">
          <w:rPr>
            <w:webHidden/>
            <w:sz w:val="20"/>
          </w:rPr>
          <w:fldChar w:fldCharType="separate"/>
        </w:r>
        <w:r w:rsidR="005D00F3">
          <w:rPr>
            <w:webHidden/>
            <w:sz w:val="20"/>
          </w:rPr>
          <w:t>15</w:t>
        </w:r>
        <w:r w:rsidRPr="00A977B8">
          <w:rPr>
            <w:webHidden/>
            <w:sz w:val="20"/>
          </w:rPr>
          <w:fldChar w:fldCharType="end"/>
        </w:r>
      </w:hyperlink>
    </w:p>
    <w:p w14:paraId="6535D7D6" w14:textId="712E6BBE"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3" w:history="1">
        <w:r w:rsidRPr="00A977B8">
          <w:rPr>
            <w:rStyle w:val="Hyperlink"/>
            <w:sz w:val="20"/>
          </w:rPr>
          <w:t xml:space="preserve">Figure 4. </w:t>
        </w:r>
        <w:r w:rsidRPr="00A977B8">
          <w:rPr>
            <w:rStyle w:val="Hyperlink"/>
            <w:sz w:val="20"/>
            <w:lang w:eastAsia="zh-TW"/>
          </w:rPr>
          <w:t>Student enrolled in a specific course, taught by a specific lecturer</w:t>
        </w:r>
        <w:r w:rsidRPr="00A977B8">
          <w:rPr>
            <w:webHidden/>
            <w:sz w:val="20"/>
          </w:rPr>
          <w:tab/>
        </w:r>
        <w:r w:rsidRPr="00A977B8">
          <w:rPr>
            <w:webHidden/>
            <w:sz w:val="20"/>
          </w:rPr>
          <w:fldChar w:fldCharType="begin"/>
        </w:r>
        <w:r w:rsidRPr="00A977B8">
          <w:rPr>
            <w:webHidden/>
            <w:sz w:val="20"/>
          </w:rPr>
          <w:instrText xml:space="preserve"> PAGEREF _Toc235420783 \h </w:instrText>
        </w:r>
        <w:r w:rsidRPr="00A977B8">
          <w:rPr>
            <w:webHidden/>
            <w:sz w:val="20"/>
          </w:rPr>
        </w:r>
        <w:r w:rsidRPr="00A977B8">
          <w:rPr>
            <w:webHidden/>
            <w:sz w:val="20"/>
          </w:rPr>
          <w:fldChar w:fldCharType="separate"/>
        </w:r>
        <w:r w:rsidR="005D00F3">
          <w:rPr>
            <w:webHidden/>
            <w:sz w:val="20"/>
          </w:rPr>
          <w:t>16</w:t>
        </w:r>
        <w:r w:rsidRPr="00A977B8">
          <w:rPr>
            <w:webHidden/>
            <w:sz w:val="20"/>
          </w:rPr>
          <w:fldChar w:fldCharType="end"/>
        </w:r>
      </w:hyperlink>
    </w:p>
    <w:p w14:paraId="5DA62959" w14:textId="1917749D"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4" w:history="1">
        <w:r w:rsidRPr="00A977B8">
          <w:rPr>
            <w:rStyle w:val="Hyperlink"/>
            <w:sz w:val="20"/>
          </w:rPr>
          <w:t xml:space="preserve">Figure 5. </w:t>
        </w:r>
        <w:r w:rsidRPr="00A977B8">
          <w:rPr>
            <w:rStyle w:val="Hyperlink"/>
            <w:sz w:val="20"/>
            <w:lang w:eastAsia="zh-TW"/>
          </w:rPr>
          <w:t>Safe fails when part of the query information is missing</w:t>
        </w:r>
        <w:r w:rsidRPr="00A977B8">
          <w:rPr>
            <w:webHidden/>
            <w:sz w:val="20"/>
          </w:rPr>
          <w:tab/>
        </w:r>
        <w:r w:rsidRPr="00A977B8">
          <w:rPr>
            <w:webHidden/>
            <w:sz w:val="20"/>
          </w:rPr>
          <w:fldChar w:fldCharType="begin"/>
        </w:r>
        <w:r w:rsidRPr="00A977B8">
          <w:rPr>
            <w:webHidden/>
            <w:sz w:val="20"/>
          </w:rPr>
          <w:instrText xml:space="preserve"> PAGEREF _Toc235420784 \h </w:instrText>
        </w:r>
        <w:r w:rsidRPr="00A977B8">
          <w:rPr>
            <w:webHidden/>
            <w:sz w:val="20"/>
          </w:rPr>
        </w:r>
        <w:r w:rsidRPr="00A977B8">
          <w:rPr>
            <w:webHidden/>
            <w:sz w:val="20"/>
          </w:rPr>
          <w:fldChar w:fldCharType="separate"/>
        </w:r>
        <w:r w:rsidR="005D00F3">
          <w:rPr>
            <w:webHidden/>
            <w:sz w:val="20"/>
          </w:rPr>
          <w:t>16</w:t>
        </w:r>
        <w:r w:rsidRPr="00A977B8">
          <w:rPr>
            <w:webHidden/>
            <w:sz w:val="20"/>
          </w:rPr>
          <w:fldChar w:fldCharType="end"/>
        </w:r>
      </w:hyperlink>
    </w:p>
    <w:p w14:paraId="4A8D17CB" w14:textId="6807B85B"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5" w:history="1">
        <w:r w:rsidRPr="00A977B8">
          <w:rPr>
            <w:rStyle w:val="Hyperlink"/>
            <w:sz w:val="20"/>
          </w:rPr>
          <w:t xml:space="preserve">Figure 6. </w:t>
        </w:r>
        <w:r w:rsidRPr="00A977B8">
          <w:rPr>
            <w:rStyle w:val="Hyperlink"/>
            <w:sz w:val="20"/>
            <w:lang w:eastAsia="zh-TW"/>
          </w:rPr>
          <w:t>Students with average results above 70%</w:t>
        </w:r>
        <w:r w:rsidRPr="00A977B8">
          <w:rPr>
            <w:webHidden/>
            <w:sz w:val="20"/>
          </w:rPr>
          <w:tab/>
        </w:r>
        <w:r w:rsidRPr="00A977B8">
          <w:rPr>
            <w:webHidden/>
            <w:sz w:val="20"/>
          </w:rPr>
          <w:fldChar w:fldCharType="begin"/>
        </w:r>
        <w:r w:rsidRPr="00A977B8">
          <w:rPr>
            <w:webHidden/>
            <w:sz w:val="20"/>
          </w:rPr>
          <w:instrText xml:space="preserve"> PAGEREF _Toc235420785 \h </w:instrText>
        </w:r>
        <w:r w:rsidRPr="00A977B8">
          <w:rPr>
            <w:webHidden/>
            <w:sz w:val="20"/>
          </w:rPr>
        </w:r>
        <w:r w:rsidRPr="00A977B8">
          <w:rPr>
            <w:webHidden/>
            <w:sz w:val="20"/>
          </w:rPr>
          <w:fldChar w:fldCharType="separate"/>
        </w:r>
        <w:r w:rsidR="005D00F3">
          <w:rPr>
            <w:webHidden/>
            <w:sz w:val="20"/>
          </w:rPr>
          <w:t>17</w:t>
        </w:r>
        <w:r w:rsidRPr="00A977B8">
          <w:rPr>
            <w:webHidden/>
            <w:sz w:val="20"/>
          </w:rPr>
          <w:fldChar w:fldCharType="end"/>
        </w:r>
      </w:hyperlink>
    </w:p>
    <w:p w14:paraId="21D6A622" w14:textId="0C799D95"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6" w:history="1">
        <w:r w:rsidRPr="00A977B8">
          <w:rPr>
            <w:rStyle w:val="Hyperlink"/>
            <w:sz w:val="20"/>
          </w:rPr>
          <w:t xml:space="preserve">Figure 7. </w:t>
        </w:r>
        <w:r w:rsidRPr="00A977B8">
          <w:rPr>
            <w:rStyle w:val="Hyperlink"/>
            <w:sz w:val="20"/>
            <w:lang w:eastAsia="zh-TW"/>
          </w:rPr>
          <w:t>Students not registered for any course in 2026 semester S2</w:t>
        </w:r>
        <w:r w:rsidRPr="00A977B8">
          <w:rPr>
            <w:webHidden/>
            <w:sz w:val="20"/>
          </w:rPr>
          <w:tab/>
        </w:r>
        <w:r w:rsidRPr="00A977B8">
          <w:rPr>
            <w:webHidden/>
            <w:sz w:val="20"/>
          </w:rPr>
          <w:fldChar w:fldCharType="begin"/>
        </w:r>
        <w:r w:rsidRPr="00A977B8">
          <w:rPr>
            <w:webHidden/>
            <w:sz w:val="20"/>
          </w:rPr>
          <w:instrText xml:space="preserve"> PAGEREF _Toc235420786 \h </w:instrText>
        </w:r>
        <w:r w:rsidRPr="00A977B8">
          <w:rPr>
            <w:webHidden/>
            <w:sz w:val="20"/>
          </w:rPr>
        </w:r>
        <w:r w:rsidRPr="00A977B8">
          <w:rPr>
            <w:webHidden/>
            <w:sz w:val="20"/>
          </w:rPr>
          <w:fldChar w:fldCharType="separate"/>
        </w:r>
        <w:r w:rsidR="005D00F3">
          <w:rPr>
            <w:webHidden/>
            <w:sz w:val="20"/>
          </w:rPr>
          <w:t>18</w:t>
        </w:r>
        <w:r w:rsidRPr="00A977B8">
          <w:rPr>
            <w:webHidden/>
            <w:sz w:val="20"/>
          </w:rPr>
          <w:fldChar w:fldCharType="end"/>
        </w:r>
      </w:hyperlink>
    </w:p>
    <w:p w14:paraId="42B02298" w14:textId="613E7CA0"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7" w:history="1">
        <w:r w:rsidRPr="00A977B8">
          <w:rPr>
            <w:rStyle w:val="Hyperlink"/>
            <w:sz w:val="20"/>
          </w:rPr>
          <w:t xml:space="preserve">Figure 8. </w:t>
        </w:r>
        <w:r w:rsidRPr="00A977B8">
          <w:rPr>
            <w:rStyle w:val="Hyperlink"/>
            <w:sz w:val="20"/>
            <w:lang w:eastAsia="zh-TW"/>
          </w:rPr>
          <w:t>Faculty advisor information for student with ID: 1007</w:t>
        </w:r>
        <w:r w:rsidRPr="00A977B8">
          <w:rPr>
            <w:webHidden/>
            <w:sz w:val="20"/>
          </w:rPr>
          <w:tab/>
        </w:r>
        <w:r w:rsidRPr="00A977B8">
          <w:rPr>
            <w:webHidden/>
            <w:sz w:val="20"/>
          </w:rPr>
          <w:fldChar w:fldCharType="begin"/>
        </w:r>
        <w:r w:rsidRPr="00A977B8">
          <w:rPr>
            <w:webHidden/>
            <w:sz w:val="20"/>
          </w:rPr>
          <w:instrText xml:space="preserve"> PAGEREF _Toc235420787 \h </w:instrText>
        </w:r>
        <w:r w:rsidRPr="00A977B8">
          <w:rPr>
            <w:webHidden/>
            <w:sz w:val="20"/>
          </w:rPr>
        </w:r>
        <w:r w:rsidRPr="00A977B8">
          <w:rPr>
            <w:webHidden/>
            <w:sz w:val="20"/>
          </w:rPr>
          <w:fldChar w:fldCharType="separate"/>
        </w:r>
        <w:r w:rsidR="005D00F3">
          <w:rPr>
            <w:webHidden/>
            <w:sz w:val="20"/>
          </w:rPr>
          <w:t>19</w:t>
        </w:r>
        <w:r w:rsidRPr="00A977B8">
          <w:rPr>
            <w:webHidden/>
            <w:sz w:val="20"/>
          </w:rPr>
          <w:fldChar w:fldCharType="end"/>
        </w:r>
      </w:hyperlink>
    </w:p>
    <w:p w14:paraId="7A2BFC8E" w14:textId="7185159C"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8" w:history="1">
        <w:r w:rsidRPr="00A977B8">
          <w:rPr>
            <w:rStyle w:val="Hyperlink"/>
            <w:sz w:val="20"/>
          </w:rPr>
          <w:t xml:space="preserve">Figure 9. </w:t>
        </w:r>
        <w:r w:rsidRPr="00A977B8">
          <w:rPr>
            <w:rStyle w:val="Hyperlink"/>
            <w:sz w:val="20"/>
            <w:lang w:eastAsia="zh-TW"/>
          </w:rPr>
          <w:t>Lecturer search by expertise area</w:t>
        </w:r>
        <w:r w:rsidRPr="00A977B8">
          <w:rPr>
            <w:webHidden/>
            <w:sz w:val="20"/>
          </w:rPr>
          <w:tab/>
        </w:r>
        <w:r w:rsidRPr="00A977B8">
          <w:rPr>
            <w:webHidden/>
            <w:sz w:val="20"/>
          </w:rPr>
          <w:fldChar w:fldCharType="begin"/>
        </w:r>
        <w:r w:rsidRPr="00A977B8">
          <w:rPr>
            <w:webHidden/>
            <w:sz w:val="20"/>
          </w:rPr>
          <w:instrText xml:space="preserve"> PAGEREF _Toc235420788 \h </w:instrText>
        </w:r>
        <w:r w:rsidRPr="00A977B8">
          <w:rPr>
            <w:webHidden/>
            <w:sz w:val="20"/>
          </w:rPr>
        </w:r>
        <w:r w:rsidRPr="00A977B8">
          <w:rPr>
            <w:webHidden/>
            <w:sz w:val="20"/>
          </w:rPr>
          <w:fldChar w:fldCharType="separate"/>
        </w:r>
        <w:r w:rsidR="005D00F3">
          <w:rPr>
            <w:webHidden/>
            <w:sz w:val="20"/>
          </w:rPr>
          <w:t>20</w:t>
        </w:r>
        <w:r w:rsidRPr="00A977B8">
          <w:rPr>
            <w:webHidden/>
            <w:sz w:val="20"/>
          </w:rPr>
          <w:fldChar w:fldCharType="end"/>
        </w:r>
      </w:hyperlink>
    </w:p>
    <w:p w14:paraId="0484BD8A" w14:textId="6B2ADA1E"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89" w:history="1">
        <w:r w:rsidRPr="00A977B8">
          <w:rPr>
            <w:rStyle w:val="Hyperlink"/>
            <w:sz w:val="20"/>
          </w:rPr>
          <w:t xml:space="preserve">Figure 10. </w:t>
        </w:r>
        <w:r w:rsidRPr="00A977B8">
          <w:rPr>
            <w:rStyle w:val="Hyperlink"/>
            <w:sz w:val="20"/>
            <w:lang w:eastAsia="zh-TW"/>
          </w:rPr>
          <w:t>Query builder interface</w:t>
        </w:r>
        <w:r w:rsidRPr="00A977B8">
          <w:rPr>
            <w:webHidden/>
            <w:sz w:val="20"/>
          </w:rPr>
          <w:tab/>
        </w:r>
        <w:r w:rsidRPr="00A977B8">
          <w:rPr>
            <w:webHidden/>
            <w:sz w:val="20"/>
          </w:rPr>
          <w:fldChar w:fldCharType="begin"/>
        </w:r>
        <w:r w:rsidRPr="00A977B8">
          <w:rPr>
            <w:webHidden/>
            <w:sz w:val="20"/>
          </w:rPr>
          <w:instrText xml:space="preserve"> PAGEREF _Toc235420789 \h </w:instrText>
        </w:r>
        <w:r w:rsidRPr="00A977B8">
          <w:rPr>
            <w:webHidden/>
            <w:sz w:val="20"/>
          </w:rPr>
        </w:r>
        <w:r w:rsidRPr="00A977B8">
          <w:rPr>
            <w:webHidden/>
            <w:sz w:val="20"/>
          </w:rPr>
          <w:fldChar w:fldCharType="separate"/>
        </w:r>
        <w:r w:rsidR="005D00F3">
          <w:rPr>
            <w:webHidden/>
            <w:sz w:val="20"/>
          </w:rPr>
          <w:t>21</w:t>
        </w:r>
        <w:r w:rsidRPr="00A977B8">
          <w:rPr>
            <w:webHidden/>
            <w:sz w:val="20"/>
          </w:rPr>
          <w:fldChar w:fldCharType="end"/>
        </w:r>
      </w:hyperlink>
    </w:p>
    <w:p w14:paraId="7368049D" w14:textId="72DAD26F"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90" w:history="1">
        <w:r w:rsidRPr="00A977B8">
          <w:rPr>
            <w:rStyle w:val="Hyperlink"/>
            <w:sz w:val="20"/>
          </w:rPr>
          <w:t xml:space="preserve">Figure 11. </w:t>
        </w:r>
        <w:r w:rsidRPr="00A977B8">
          <w:rPr>
            <w:rStyle w:val="Hyperlink"/>
            <w:sz w:val="20"/>
            <w:lang w:eastAsia="zh-TW"/>
          </w:rPr>
          <w:t>Custom query example</w:t>
        </w:r>
        <w:r w:rsidRPr="00A977B8">
          <w:rPr>
            <w:webHidden/>
            <w:sz w:val="20"/>
          </w:rPr>
          <w:tab/>
        </w:r>
        <w:r w:rsidRPr="00A977B8">
          <w:rPr>
            <w:webHidden/>
            <w:sz w:val="20"/>
          </w:rPr>
          <w:fldChar w:fldCharType="begin"/>
        </w:r>
        <w:r w:rsidRPr="00A977B8">
          <w:rPr>
            <w:webHidden/>
            <w:sz w:val="20"/>
          </w:rPr>
          <w:instrText xml:space="preserve"> PAGEREF _Toc235420790 \h </w:instrText>
        </w:r>
        <w:r w:rsidRPr="00A977B8">
          <w:rPr>
            <w:webHidden/>
            <w:sz w:val="20"/>
          </w:rPr>
        </w:r>
        <w:r w:rsidRPr="00A977B8">
          <w:rPr>
            <w:webHidden/>
            <w:sz w:val="20"/>
          </w:rPr>
          <w:fldChar w:fldCharType="separate"/>
        </w:r>
        <w:r w:rsidR="005D00F3">
          <w:rPr>
            <w:webHidden/>
            <w:sz w:val="20"/>
          </w:rPr>
          <w:t>21</w:t>
        </w:r>
        <w:r w:rsidRPr="00A977B8">
          <w:rPr>
            <w:webHidden/>
            <w:sz w:val="20"/>
          </w:rPr>
          <w:fldChar w:fldCharType="end"/>
        </w:r>
      </w:hyperlink>
    </w:p>
    <w:p w14:paraId="7885DEB0" w14:textId="4211FCA7"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91" w:history="1">
        <w:r w:rsidRPr="00A977B8">
          <w:rPr>
            <w:rStyle w:val="Hyperlink"/>
            <w:sz w:val="20"/>
          </w:rPr>
          <w:t xml:space="preserve">Figure 12. </w:t>
        </w:r>
        <w:r w:rsidRPr="00A977B8">
          <w:rPr>
            <w:rStyle w:val="Hyperlink"/>
            <w:sz w:val="20"/>
            <w:lang w:eastAsia="zh-TW"/>
          </w:rPr>
          <w:t>CLI – banner and numbered menu of nine queries</w:t>
        </w:r>
        <w:r w:rsidRPr="00A977B8">
          <w:rPr>
            <w:webHidden/>
            <w:sz w:val="20"/>
          </w:rPr>
          <w:tab/>
        </w:r>
        <w:r w:rsidRPr="00A977B8">
          <w:rPr>
            <w:webHidden/>
            <w:sz w:val="20"/>
          </w:rPr>
          <w:fldChar w:fldCharType="begin"/>
        </w:r>
        <w:r w:rsidRPr="00A977B8">
          <w:rPr>
            <w:webHidden/>
            <w:sz w:val="20"/>
          </w:rPr>
          <w:instrText xml:space="preserve"> PAGEREF _Toc235420791 \h </w:instrText>
        </w:r>
        <w:r w:rsidRPr="00A977B8">
          <w:rPr>
            <w:webHidden/>
            <w:sz w:val="20"/>
          </w:rPr>
        </w:r>
        <w:r w:rsidRPr="00A977B8">
          <w:rPr>
            <w:webHidden/>
            <w:sz w:val="20"/>
          </w:rPr>
          <w:fldChar w:fldCharType="separate"/>
        </w:r>
        <w:r w:rsidR="005D00F3">
          <w:rPr>
            <w:webHidden/>
            <w:sz w:val="20"/>
          </w:rPr>
          <w:t>22</w:t>
        </w:r>
        <w:r w:rsidRPr="00A977B8">
          <w:rPr>
            <w:webHidden/>
            <w:sz w:val="20"/>
          </w:rPr>
          <w:fldChar w:fldCharType="end"/>
        </w:r>
      </w:hyperlink>
    </w:p>
    <w:p w14:paraId="42BCF641" w14:textId="411436FF"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92" w:history="1">
        <w:r w:rsidRPr="00A977B8">
          <w:rPr>
            <w:rStyle w:val="Hyperlink"/>
            <w:sz w:val="20"/>
          </w:rPr>
          <w:t xml:space="preserve">Figure 13. </w:t>
        </w:r>
        <w:r w:rsidRPr="00A977B8">
          <w:rPr>
            <w:rStyle w:val="Hyperlink"/>
            <w:sz w:val="20"/>
            <w:lang w:eastAsia="zh-TW"/>
          </w:rPr>
          <w:t>CLI – Query 6: advisor contact query (parity with Figure 8)</w:t>
        </w:r>
        <w:r w:rsidRPr="00A977B8">
          <w:rPr>
            <w:webHidden/>
            <w:sz w:val="20"/>
          </w:rPr>
          <w:tab/>
        </w:r>
        <w:r w:rsidRPr="00A977B8">
          <w:rPr>
            <w:webHidden/>
            <w:sz w:val="20"/>
          </w:rPr>
          <w:fldChar w:fldCharType="begin"/>
        </w:r>
        <w:r w:rsidRPr="00A977B8">
          <w:rPr>
            <w:webHidden/>
            <w:sz w:val="20"/>
          </w:rPr>
          <w:instrText xml:space="preserve"> PAGEREF _Toc235420792 \h </w:instrText>
        </w:r>
        <w:r w:rsidRPr="00A977B8">
          <w:rPr>
            <w:webHidden/>
            <w:sz w:val="20"/>
          </w:rPr>
        </w:r>
        <w:r w:rsidRPr="00A977B8">
          <w:rPr>
            <w:webHidden/>
            <w:sz w:val="20"/>
          </w:rPr>
          <w:fldChar w:fldCharType="separate"/>
        </w:r>
        <w:r w:rsidR="005D00F3">
          <w:rPr>
            <w:webHidden/>
            <w:sz w:val="20"/>
          </w:rPr>
          <w:t>22</w:t>
        </w:r>
        <w:r w:rsidRPr="00A977B8">
          <w:rPr>
            <w:webHidden/>
            <w:sz w:val="20"/>
          </w:rPr>
          <w:fldChar w:fldCharType="end"/>
        </w:r>
      </w:hyperlink>
    </w:p>
    <w:p w14:paraId="6640003D" w14:textId="5E0AC409" w:rsidR="00A977B8" w:rsidRPr="00A977B8" w:rsidRDefault="00A977B8">
      <w:pPr>
        <w:pStyle w:val="TableofFigures"/>
        <w:rPr>
          <w:rFonts w:asciiTheme="minorHAnsi" w:eastAsiaTheme="minorEastAsia" w:hAnsiTheme="minorHAnsi" w:cstheme="minorBidi"/>
          <w:kern w:val="2"/>
          <w:sz w:val="20"/>
          <w:lang w:eastAsia="zh-TW" w:bidi="ar-SA"/>
          <w14:ligatures w14:val="standardContextual"/>
        </w:rPr>
      </w:pPr>
      <w:hyperlink w:anchor="_Toc235420793" w:history="1">
        <w:r w:rsidRPr="00A977B8">
          <w:rPr>
            <w:rStyle w:val="Hyperlink"/>
            <w:sz w:val="20"/>
          </w:rPr>
          <w:t xml:space="preserve">Figure 14. </w:t>
        </w:r>
        <w:r w:rsidRPr="00A977B8">
          <w:rPr>
            <w:rStyle w:val="Hyperlink"/>
            <w:sz w:val="20"/>
            <w:lang w:eastAsia="zh-TW"/>
          </w:rPr>
          <w:t>CLI – ‘?’ listing of enumerable parameter values (mirror of GUI dropdowns)</w:t>
        </w:r>
        <w:r w:rsidRPr="00A977B8">
          <w:rPr>
            <w:webHidden/>
            <w:sz w:val="20"/>
          </w:rPr>
          <w:tab/>
        </w:r>
        <w:r w:rsidRPr="00A977B8">
          <w:rPr>
            <w:webHidden/>
            <w:sz w:val="20"/>
          </w:rPr>
          <w:fldChar w:fldCharType="begin"/>
        </w:r>
        <w:r w:rsidRPr="00A977B8">
          <w:rPr>
            <w:webHidden/>
            <w:sz w:val="20"/>
          </w:rPr>
          <w:instrText xml:space="preserve"> PAGEREF _Toc235420793 \h </w:instrText>
        </w:r>
        <w:r w:rsidRPr="00A977B8">
          <w:rPr>
            <w:webHidden/>
            <w:sz w:val="20"/>
          </w:rPr>
        </w:r>
        <w:r w:rsidRPr="00A977B8">
          <w:rPr>
            <w:webHidden/>
            <w:sz w:val="20"/>
          </w:rPr>
          <w:fldChar w:fldCharType="separate"/>
        </w:r>
        <w:r w:rsidR="005D00F3">
          <w:rPr>
            <w:webHidden/>
            <w:sz w:val="20"/>
          </w:rPr>
          <w:t>23</w:t>
        </w:r>
        <w:r w:rsidRPr="00A977B8">
          <w:rPr>
            <w:webHidden/>
            <w:sz w:val="20"/>
          </w:rPr>
          <w:fldChar w:fldCharType="end"/>
        </w:r>
      </w:hyperlink>
    </w:p>
    <w:p w14:paraId="7A5B8F1D" w14:textId="40562231" w:rsidR="00B27B9C" w:rsidRPr="00514DA8" w:rsidRDefault="00B27B9C" w:rsidP="00797A8B">
      <w:pPr>
        <w:widowControl w:val="0"/>
        <w:spacing w:line="360" w:lineRule="auto"/>
        <w:jc w:val="both"/>
        <w:rPr>
          <w:rFonts w:ascii="Arial" w:hAnsi="Arial" w:cs="Arial"/>
          <w:sz w:val="24"/>
          <w:szCs w:val="24"/>
        </w:rPr>
      </w:pPr>
      <w:r w:rsidRPr="00514DA8">
        <w:rPr>
          <w:rFonts w:ascii="Arial" w:hAnsi="Arial" w:cs="Arial"/>
          <w:sz w:val="24"/>
          <w:szCs w:val="24"/>
        </w:rPr>
        <w:fldChar w:fldCharType="end"/>
      </w:r>
    </w:p>
    <w:p w14:paraId="258E3F60" w14:textId="77777777" w:rsidR="00B27B9C" w:rsidRPr="00514DA8" w:rsidRDefault="00B27B9C" w:rsidP="00B27B9C">
      <w:pPr>
        <w:pStyle w:val="StyleStyleAuthorNote9ptItalicBlueLeft"/>
      </w:pPr>
    </w:p>
    <w:p w14:paraId="5D2218D2" w14:textId="77777777" w:rsidR="00C673FA" w:rsidRPr="00514DA8" w:rsidRDefault="00BF42E6" w:rsidP="00037DF0">
      <w:pPr>
        <w:rPr>
          <w:rFonts w:ascii="Arial" w:hAnsi="Arial" w:cs="Arial"/>
        </w:rPr>
      </w:pPr>
      <w:r w:rsidRPr="00514DA8">
        <w:rPr>
          <w:rFonts w:ascii="Arial" w:hAnsi="Arial" w:cs="Arial"/>
        </w:rPr>
        <w:br w:type="page"/>
      </w:r>
    </w:p>
    <w:p w14:paraId="001F0D0E" w14:textId="77777777" w:rsidR="00037DF0" w:rsidRDefault="00C673FA" w:rsidP="00037DF0">
      <w:pPr>
        <w:pStyle w:val="Heading1"/>
        <w:ind w:left="0"/>
        <w:rPr>
          <w:rFonts w:ascii="Arial" w:hAnsi="Arial" w:cs="Arial"/>
        </w:rPr>
      </w:pPr>
      <w:bookmarkStart w:id="3" w:name="_Toc93314757"/>
      <w:bookmarkStart w:id="4" w:name="_Ref111220507"/>
      <w:bookmarkStart w:id="5" w:name="_Toc235419784"/>
      <w:r w:rsidRPr="00514DA8">
        <w:rPr>
          <w:rFonts w:ascii="Arial" w:hAnsi="Arial" w:cs="Arial"/>
        </w:rPr>
        <w:lastRenderedPageBreak/>
        <w:t>Introduction</w:t>
      </w:r>
      <w:bookmarkEnd w:id="3"/>
      <w:bookmarkEnd w:id="4"/>
      <w:bookmarkEnd w:id="5"/>
    </w:p>
    <w:p w14:paraId="4244809E" w14:textId="4F0DB944" w:rsidR="00352EA3" w:rsidRDefault="00352EA3" w:rsidP="00352EA3">
      <w:pPr>
        <w:pStyle w:val="BodyText"/>
        <w:rPr>
          <w:rFonts w:cs="Arial"/>
          <w:lang w:eastAsia="zh-TW"/>
        </w:rPr>
      </w:pPr>
      <w:r w:rsidRPr="6D63EDE5">
        <w:rPr>
          <w:rFonts w:cs="Arial"/>
          <w:lang w:eastAsia="zh-TW"/>
        </w:rPr>
        <w:t xml:space="preserve">Our task was to design and build a small university record management system: a database of students, lecturers, non-academic staff, courses, departments, </w:t>
      </w:r>
      <w:proofErr w:type="spellStart"/>
      <w:r w:rsidRPr="6D63EDE5">
        <w:rPr>
          <w:rFonts w:cs="Arial"/>
          <w:lang w:eastAsia="zh-TW"/>
        </w:rPr>
        <w:t>programmes</w:t>
      </w:r>
      <w:proofErr w:type="spellEnd"/>
      <w:r w:rsidRPr="6D63EDE5">
        <w:rPr>
          <w:rFonts w:cs="Arial"/>
          <w:lang w:eastAsia="zh-TW"/>
        </w:rPr>
        <w:t xml:space="preserve"> and research projects, with a way for users to query it. This report describes the system we built: a </w:t>
      </w:r>
      <w:proofErr w:type="spellStart"/>
      <w:r w:rsidRPr="6D63EDE5">
        <w:rPr>
          <w:rFonts w:cs="Arial"/>
          <w:lang w:eastAsia="zh-TW"/>
        </w:rPr>
        <w:t>normalised</w:t>
      </w:r>
      <w:proofErr w:type="spellEnd"/>
      <w:r w:rsidRPr="6D63EDE5">
        <w:rPr>
          <w:rFonts w:cs="Arial"/>
          <w:lang w:eastAsia="zh-TW"/>
        </w:rPr>
        <w:t xml:space="preserve"> relational schema of 20 tables with two Python interfaces (a </w:t>
      </w:r>
      <w:proofErr w:type="spellStart"/>
      <w:r w:rsidRPr="6D63EDE5">
        <w:rPr>
          <w:rFonts w:cs="Arial"/>
          <w:lang w:eastAsia="zh-TW"/>
        </w:rPr>
        <w:t>Tkinter</w:t>
      </w:r>
      <w:proofErr w:type="spellEnd"/>
      <w:r w:rsidRPr="6D63EDE5">
        <w:rPr>
          <w:rFonts w:cs="Arial"/>
          <w:lang w:eastAsia="zh-TW"/>
        </w:rPr>
        <w:t xml:space="preserve"> GUI and a command-line </w:t>
      </w:r>
      <w:r w:rsidR="284F396B" w:rsidRPr="240C85B5">
        <w:rPr>
          <w:rFonts w:cs="Arial"/>
          <w:lang w:eastAsia="zh-TW"/>
        </w:rPr>
        <w:t>interface</w:t>
      </w:r>
      <w:r w:rsidRPr="6D63EDE5">
        <w:rPr>
          <w:rFonts w:cs="Arial"/>
          <w:lang w:eastAsia="zh-TW"/>
        </w:rPr>
        <w:t xml:space="preserve">) that execute nine </w:t>
      </w:r>
      <w:proofErr w:type="spellStart"/>
      <w:r w:rsidRPr="6D63EDE5">
        <w:rPr>
          <w:rFonts w:cs="Arial"/>
          <w:lang w:eastAsia="zh-TW"/>
        </w:rPr>
        <w:t>parameterised</w:t>
      </w:r>
      <w:proofErr w:type="spellEnd"/>
      <w:r w:rsidRPr="6D63EDE5">
        <w:rPr>
          <w:rFonts w:cs="Arial"/>
          <w:lang w:eastAsia="zh-TW"/>
        </w:rPr>
        <w:t xml:space="preserve"> SQL queries, and the reasoning behind the design choices we made.</w:t>
      </w:r>
    </w:p>
    <w:p w14:paraId="5906FF85" w14:textId="77777777" w:rsidR="00352EA3" w:rsidRPr="00352EA3" w:rsidRDefault="00352EA3" w:rsidP="00352EA3">
      <w:pPr>
        <w:pStyle w:val="BodyText"/>
        <w:rPr>
          <w:rFonts w:cs="Arial"/>
          <w:lang w:eastAsia="zh-TW"/>
        </w:rPr>
      </w:pPr>
      <w:r>
        <w:rPr>
          <w:rFonts w:cs="Arial" w:hint="eastAsia"/>
          <w:lang w:eastAsia="zh-TW"/>
        </w:rPr>
        <w:t xml:space="preserve">We have focused the report on the decisions that shaped the system: what we chose, what we rejected, and the costs we accepted. </w:t>
      </w:r>
      <w:r>
        <w:rPr>
          <w:rFonts w:cs="Arial"/>
          <w:lang w:eastAsia="zh-TW"/>
        </w:rPr>
        <w:t>The longer supporting material is in five appendices</w:t>
      </w:r>
      <w:r w:rsidR="006F3F0B">
        <w:rPr>
          <w:rFonts w:cs="Arial"/>
          <w:lang w:eastAsia="zh-TW"/>
        </w:rPr>
        <w:t>:</w:t>
      </w:r>
      <w:r>
        <w:rPr>
          <w:rFonts w:cs="Arial"/>
          <w:lang w:eastAsia="zh-TW"/>
        </w:rPr>
        <w:t xml:space="preserve"> </w:t>
      </w:r>
      <w:r w:rsidR="006F3F0B">
        <w:rPr>
          <w:rFonts w:cs="Arial" w:hint="eastAsia"/>
          <w:lang w:eastAsia="zh-TW"/>
        </w:rPr>
        <w:t xml:space="preserve">UAT evidence (A), extended critical reflection (B), the query catalogue (C), the schema reference (D), and deployment notes (E), </w:t>
      </w:r>
      <w:r>
        <w:rPr>
          <w:rFonts w:cs="Arial"/>
          <w:lang w:eastAsia="zh-TW"/>
        </w:rPr>
        <w:t>each referenced in</w:t>
      </w:r>
      <w:r>
        <w:rPr>
          <w:rFonts w:cs="Arial" w:hint="eastAsia"/>
          <w:lang w:eastAsia="zh-TW"/>
        </w:rPr>
        <w:t xml:space="preserve"> the relevant chapter.</w:t>
      </w:r>
    </w:p>
    <w:p w14:paraId="7C857C89" w14:textId="77777777" w:rsidR="00C673FA" w:rsidRPr="00514DA8" w:rsidRDefault="00A740BE" w:rsidP="002735A5">
      <w:pPr>
        <w:rPr>
          <w:rFonts w:ascii="Arial" w:hAnsi="Arial" w:cs="Arial"/>
        </w:rPr>
      </w:pPr>
      <w:r w:rsidRPr="00514DA8">
        <w:rPr>
          <w:rFonts w:ascii="Arial" w:hAnsi="Arial" w:cs="Arial"/>
        </w:rPr>
        <w:br w:type="page"/>
      </w:r>
    </w:p>
    <w:p w14:paraId="28079134" w14:textId="77777777" w:rsidR="0079641F" w:rsidRPr="006F3F0B" w:rsidRDefault="006F3F0B" w:rsidP="006F3F0B">
      <w:pPr>
        <w:pStyle w:val="Heading1"/>
        <w:ind w:left="0" w:right="431"/>
        <w:rPr>
          <w:rFonts w:ascii="Arial" w:hAnsi="Arial" w:cs="Arial"/>
        </w:rPr>
      </w:pPr>
      <w:bookmarkStart w:id="6" w:name="_Toc235419785"/>
      <w:r>
        <w:rPr>
          <w:rFonts w:ascii="Arial" w:hAnsi="Arial" w:cs="Arial" w:hint="eastAsia"/>
          <w:lang w:eastAsia="zh-TW"/>
        </w:rPr>
        <w:lastRenderedPageBreak/>
        <w:t>Database Design and Rationale</w:t>
      </w:r>
      <w:bookmarkEnd w:id="6"/>
    </w:p>
    <w:p w14:paraId="455A2E10" w14:textId="3438DDC8" w:rsidR="0079641F" w:rsidRDefault="006F3F0B" w:rsidP="00344D7C">
      <w:pPr>
        <w:pStyle w:val="BodyText"/>
        <w:jc w:val="left"/>
        <w:rPr>
          <w:rStyle w:val="eop"/>
          <w:color w:val="000000"/>
          <w:shd w:val="clear" w:color="auto" w:fill="FFFFFF"/>
        </w:rPr>
      </w:pPr>
      <w:r>
        <w:rPr>
          <w:rFonts w:cs="Arial" w:hint="eastAsia"/>
          <w:lang w:eastAsia="zh-TW"/>
        </w:rPr>
        <w:t xml:space="preserve">Our database is a </w:t>
      </w:r>
      <w:proofErr w:type="spellStart"/>
      <w:r>
        <w:rPr>
          <w:rFonts w:cs="Arial"/>
          <w:lang w:eastAsia="zh-TW"/>
        </w:rPr>
        <w:t>normalised</w:t>
      </w:r>
      <w:proofErr w:type="spellEnd"/>
      <w:r>
        <w:rPr>
          <w:rFonts w:cs="Arial" w:hint="eastAsia"/>
          <w:lang w:eastAsia="zh-TW"/>
        </w:rPr>
        <w:t xml:space="preserve"> relational schema of 20 tables</w:t>
      </w:r>
      <w:r>
        <w:rPr>
          <w:rFonts w:cs="Arial"/>
          <w:lang w:eastAsia="zh-TW"/>
        </w:rPr>
        <w:t>, authored in MySQL Workbench (</w:t>
      </w:r>
      <w:proofErr w:type="spellStart"/>
      <w:r>
        <w:rPr>
          <w:rFonts w:cs="Arial"/>
          <w:lang w:eastAsia="zh-TW"/>
        </w:rPr>
        <w:t>schema.sql</w:t>
      </w:r>
      <w:proofErr w:type="spellEnd"/>
      <w:r>
        <w:rPr>
          <w:rFonts w:cs="Arial"/>
          <w:lang w:eastAsia="zh-TW"/>
        </w:rPr>
        <w:t>), and mirrored for the demo backend</w:t>
      </w:r>
      <w:r>
        <w:rPr>
          <w:rFonts w:cs="Arial" w:hint="eastAsia"/>
          <w:lang w:eastAsia="zh-TW"/>
        </w:rPr>
        <w:t xml:space="preserve"> (</w:t>
      </w:r>
      <w:proofErr w:type="spellStart"/>
      <w:r>
        <w:rPr>
          <w:rFonts w:cs="Arial" w:hint="eastAsia"/>
          <w:lang w:eastAsia="zh-TW"/>
        </w:rPr>
        <w:t>schema_sqlite.sql</w:t>
      </w:r>
      <w:proofErr w:type="spellEnd"/>
      <w:r>
        <w:rPr>
          <w:rFonts w:cs="Arial" w:hint="eastAsia"/>
          <w:lang w:eastAsia="zh-TW"/>
        </w:rPr>
        <w:t>). It follows the relational mod</w:t>
      </w:r>
      <w:r w:rsidR="00C36423">
        <w:rPr>
          <w:rFonts w:cs="Arial"/>
          <w:lang w:eastAsia="zh-TW"/>
        </w:rPr>
        <w:t>el</w:t>
      </w:r>
      <w:r>
        <w:rPr>
          <w:rFonts w:cs="Arial" w:hint="eastAsia"/>
          <w:lang w:eastAsia="zh-TW"/>
        </w:rPr>
        <w:t xml:space="preserve"> of Codd (1970), whose motivation: protecting users from disruptive changes in data representation, remains the core justification for the choices below. Any attribute that logically holds more than one value per entity</w:t>
      </w:r>
      <w:r w:rsidR="00A56796">
        <w:rPr>
          <w:rFonts w:cs="Arial" w:hint="eastAsia"/>
          <w:lang w:eastAsia="zh-TW"/>
        </w:rPr>
        <w:t xml:space="preserve"> </w:t>
      </w:r>
      <w:r w:rsidR="00A56796">
        <w:rPr>
          <w:rFonts w:cs="Arial"/>
          <w:lang w:eastAsia="zh-TW"/>
        </w:rPr>
        <w:t>–</w:t>
      </w:r>
      <w:r w:rsidR="00A56796">
        <w:rPr>
          <w:rFonts w:cs="Arial" w:hint="eastAsia"/>
          <w:lang w:eastAsia="zh-TW"/>
        </w:rPr>
        <w:t xml:space="preserve"> grades, qualifications, expertise, publications, committees, research areas, prerequisites, materials, </w:t>
      </w:r>
      <w:proofErr w:type="spellStart"/>
      <w:r w:rsidR="00A56796">
        <w:rPr>
          <w:rFonts w:cs="Arial"/>
          <w:lang w:eastAsia="zh-TW"/>
        </w:rPr>
        <w:t>organi</w:t>
      </w:r>
      <w:r w:rsidR="00A56796">
        <w:rPr>
          <w:rFonts w:cs="Arial" w:hint="eastAsia"/>
          <w:lang w:eastAsia="zh-TW"/>
        </w:rPr>
        <w:t>s</w:t>
      </w:r>
      <w:r w:rsidR="00A56796">
        <w:rPr>
          <w:rFonts w:cs="Arial"/>
          <w:lang w:eastAsia="zh-TW"/>
        </w:rPr>
        <w:t>ation</w:t>
      </w:r>
      <w:proofErr w:type="spellEnd"/>
      <w:r w:rsidR="00A56796">
        <w:rPr>
          <w:rFonts w:cs="Arial" w:hint="eastAsia"/>
          <w:lang w:eastAsia="zh-TW"/>
        </w:rPr>
        <w:t xml:space="preserve"> memberships and project team members </w:t>
      </w:r>
      <w:r w:rsidR="00A56796">
        <w:rPr>
          <w:rFonts w:cs="Arial"/>
          <w:lang w:eastAsia="zh-TW"/>
        </w:rPr>
        <w:t>–</w:t>
      </w:r>
      <w:r w:rsidR="00A56796">
        <w:rPr>
          <w:rFonts w:cs="Arial" w:hint="eastAsia"/>
          <w:lang w:eastAsia="zh-TW"/>
        </w:rPr>
        <w:t xml:space="preserve"> we modelled as its own related table rather than as a repeating field. This keeps the </w:t>
      </w:r>
      <w:proofErr w:type="gramStart"/>
      <w:r w:rsidR="00A56796">
        <w:rPr>
          <w:rFonts w:cs="Arial" w:hint="eastAsia"/>
          <w:lang w:eastAsia="zh-TW"/>
        </w:rPr>
        <w:t>schema</w:t>
      </w:r>
      <w:proofErr w:type="gramEnd"/>
      <w:r w:rsidR="00A56796">
        <w:rPr>
          <w:rFonts w:cs="Arial" w:hint="eastAsia"/>
          <w:lang w:eastAsia="zh-TW"/>
        </w:rPr>
        <w:t xml:space="preserve"> in first normal form and makes those relationships directly </w:t>
      </w:r>
      <w:proofErr w:type="spellStart"/>
      <w:r w:rsidR="00A56796">
        <w:rPr>
          <w:rFonts w:cs="Arial" w:hint="eastAsia"/>
          <w:lang w:eastAsia="zh-TW"/>
        </w:rPr>
        <w:t>queryable</w:t>
      </w:r>
      <w:proofErr w:type="spellEnd"/>
      <w:r w:rsidR="00A56796">
        <w:rPr>
          <w:rFonts w:cs="Arial" w:hint="eastAsia"/>
          <w:lang w:eastAsia="zh-TW"/>
        </w:rPr>
        <w:t>: averaging a student</w:t>
      </w:r>
      <w:r w:rsidR="00A56796">
        <w:rPr>
          <w:rFonts w:cs="Arial"/>
          <w:lang w:eastAsia="zh-TW"/>
        </w:rPr>
        <w:t>’</w:t>
      </w:r>
      <w:r w:rsidR="00A56796">
        <w:rPr>
          <w:rFonts w:cs="Arial" w:hint="eastAsia"/>
          <w:lang w:eastAsia="zh-TW"/>
        </w:rPr>
        <w:t>s grades, counting a lecturer</w:t>
      </w:r>
      <w:r w:rsidR="00A56796">
        <w:rPr>
          <w:rFonts w:cs="Arial"/>
          <w:lang w:eastAsia="zh-TW"/>
        </w:rPr>
        <w:t>’</w:t>
      </w:r>
      <w:r w:rsidR="00A56796">
        <w:rPr>
          <w:rFonts w:cs="Arial" w:hint="eastAsia"/>
          <w:lang w:eastAsia="zh-TW"/>
        </w:rPr>
        <w:t xml:space="preserve">s publications </w:t>
      </w:r>
      <w:proofErr w:type="gramStart"/>
      <w:r w:rsidR="00A56796">
        <w:rPr>
          <w:rFonts w:cs="Arial" w:hint="eastAsia"/>
          <w:lang w:eastAsia="zh-TW"/>
        </w:rPr>
        <w:t>in a given year</w:t>
      </w:r>
      <w:proofErr w:type="gramEnd"/>
      <w:r w:rsidR="00A56796">
        <w:rPr>
          <w:rFonts w:cs="Arial" w:hint="eastAsia"/>
          <w:lang w:eastAsia="zh-TW"/>
        </w:rPr>
        <w:t xml:space="preserve">, or listing every course whose prerequisites include Introduction to Programming </w:t>
      </w:r>
      <w:r w:rsidR="00F61C1A">
        <w:rPr>
          <w:rFonts w:cs="Arial"/>
          <w:lang w:eastAsia="zh-TW"/>
        </w:rPr>
        <w:t>can all be expressed as</w:t>
      </w:r>
      <w:r w:rsidR="00344D7C">
        <w:rPr>
          <w:rFonts w:cs="Arial"/>
          <w:lang w:eastAsia="zh-TW"/>
        </w:rPr>
        <w:t xml:space="preserve"> single SQL statements rather than post-processing steps in Python. Two column-level choices deserve a note: grades stored as </w:t>
      </w:r>
      <w:r w:rsidR="00344D7C" w:rsidRPr="00344D7C">
        <w:rPr>
          <w:rFonts w:ascii="Consolas" w:hAnsi="Consolas" w:cs="Arial"/>
          <w:lang w:eastAsia="zh-TW"/>
        </w:rPr>
        <w:t>DECIMAL (5,2) NULL</w:t>
      </w:r>
      <w:r w:rsidR="00344D7C">
        <w:rPr>
          <w:rFonts w:ascii="Consolas" w:hAnsi="Consolas" w:cs="Arial"/>
          <w:lang w:eastAsia="zh-TW"/>
        </w:rPr>
        <w:t xml:space="preserve"> </w:t>
      </w:r>
      <w:r w:rsidR="00344D7C">
        <w:rPr>
          <w:rFonts w:cs="Arial"/>
          <w:lang w:val="en-GB" w:eastAsia="zh-TW"/>
        </w:rPr>
        <w:t xml:space="preserve">make SQL’s </w:t>
      </w:r>
      <w:proofErr w:type="gramStart"/>
      <w:r w:rsidR="00344D7C" w:rsidRPr="00344D7C">
        <w:rPr>
          <w:rFonts w:ascii="Consolas" w:hAnsi="Consolas" w:cs="Arial"/>
          <w:lang w:val="en-GB" w:eastAsia="zh-TW"/>
        </w:rPr>
        <w:t>AVG(</w:t>
      </w:r>
      <w:proofErr w:type="gramEnd"/>
      <w:r w:rsidR="00344D7C" w:rsidRPr="00344D7C">
        <w:rPr>
          <w:rFonts w:ascii="Consolas" w:hAnsi="Consolas" w:cs="Arial"/>
          <w:lang w:val="en-GB" w:eastAsia="zh-TW"/>
        </w:rPr>
        <w:t>)</w:t>
      </w:r>
      <w:r w:rsidR="00344D7C">
        <w:rPr>
          <w:rFonts w:ascii="Consolas" w:hAnsi="Consolas" w:cs="Arial"/>
          <w:lang w:val="en-GB" w:eastAsia="zh-TW"/>
        </w:rPr>
        <w:t xml:space="preserve"> </w:t>
      </w:r>
      <w:r w:rsidR="00344D7C" w:rsidRPr="00344D7C">
        <w:rPr>
          <w:rFonts w:cs="Arial"/>
          <w:lang w:val="en-GB" w:eastAsia="zh-TW"/>
        </w:rPr>
        <w:t xml:space="preserve">ignore in-progress courses automatically, and </w:t>
      </w:r>
      <w:r w:rsidR="00344D7C" w:rsidRPr="00344D7C">
        <w:rPr>
          <w:rFonts w:ascii="Consolas" w:hAnsi="Consolas" w:cs="Arial"/>
          <w:lang w:val="en-GB" w:eastAsia="zh-TW"/>
        </w:rPr>
        <w:t>INT</w:t>
      </w:r>
      <w:r w:rsidR="00344D7C">
        <w:rPr>
          <w:rFonts w:ascii="Consolas" w:hAnsi="Consolas" w:cs="Arial"/>
          <w:lang w:val="en-GB" w:eastAsia="zh-TW"/>
        </w:rPr>
        <w:t xml:space="preserve"> </w:t>
      </w:r>
      <w:r w:rsidR="00344D7C" w:rsidRPr="00344D7C">
        <w:rPr>
          <w:rFonts w:cs="Arial"/>
          <w:lang w:val="en-GB" w:eastAsia="zh-TW"/>
        </w:rPr>
        <w:t>programme durations</w:t>
      </w:r>
      <w:r w:rsidR="00344D7C">
        <w:rPr>
          <w:rFonts w:cs="Arial"/>
          <w:lang w:val="en-GB" w:eastAsia="zh-TW"/>
        </w:rPr>
        <w:t xml:space="preserve"> let </w:t>
      </w:r>
      <w:r w:rsidR="00344D7C">
        <w:rPr>
          <w:rStyle w:val="normaltextrun"/>
          <w:color w:val="000000"/>
          <w:shd w:val="clear" w:color="auto" w:fill="FFFFFF"/>
        </w:rPr>
        <w:t>"final year" be computed as </w:t>
      </w:r>
      <w:proofErr w:type="spellStart"/>
      <w:r w:rsidR="00344D7C">
        <w:rPr>
          <w:rStyle w:val="normaltextrun"/>
          <w:rFonts w:ascii="Consolas" w:hAnsi="Consolas"/>
          <w:color w:val="000000"/>
          <w:szCs w:val="20"/>
          <w:shd w:val="clear" w:color="auto" w:fill="FFFFFF"/>
        </w:rPr>
        <w:t>year_of_study</w:t>
      </w:r>
      <w:proofErr w:type="spellEnd"/>
      <w:r w:rsidR="00344D7C">
        <w:rPr>
          <w:rStyle w:val="normaltextrun"/>
          <w:rFonts w:ascii="Consolas" w:hAnsi="Consolas"/>
          <w:color w:val="000000"/>
          <w:szCs w:val="20"/>
          <w:shd w:val="clear" w:color="auto" w:fill="FFFFFF"/>
        </w:rPr>
        <w:t> &gt;= </w:t>
      </w:r>
      <w:proofErr w:type="spellStart"/>
      <w:r w:rsidR="00344D7C">
        <w:rPr>
          <w:rStyle w:val="normaltextrun"/>
          <w:rFonts w:ascii="Consolas" w:hAnsi="Consolas"/>
          <w:color w:val="000000"/>
          <w:szCs w:val="20"/>
          <w:shd w:val="clear" w:color="auto" w:fill="FFFFFF"/>
        </w:rPr>
        <w:t>duration_years</w:t>
      </w:r>
      <w:proofErr w:type="spellEnd"/>
      <w:r w:rsidR="00344D7C">
        <w:rPr>
          <w:rStyle w:val="normaltextrun"/>
          <w:color w:val="000000"/>
          <w:shd w:val="clear" w:color="auto" w:fill="FFFFFF"/>
        </w:rPr>
        <w:t> across every </w:t>
      </w:r>
      <w:proofErr w:type="spellStart"/>
      <w:r w:rsidR="00344D7C">
        <w:rPr>
          <w:rStyle w:val="normaltextrun"/>
          <w:color w:val="000000"/>
          <w:shd w:val="clear" w:color="auto" w:fill="FFFFFF"/>
        </w:rPr>
        <w:t>programme</w:t>
      </w:r>
      <w:proofErr w:type="spellEnd"/>
      <w:r w:rsidR="00344D7C">
        <w:rPr>
          <w:rStyle w:val="normaltextrun"/>
          <w:color w:val="000000"/>
          <w:shd w:val="clear" w:color="auto" w:fill="FFFFFF"/>
        </w:rPr>
        <w:t> shape.</w:t>
      </w:r>
      <w:r w:rsidR="00344D7C">
        <w:rPr>
          <w:rStyle w:val="eop"/>
          <w:color w:val="000000"/>
          <w:shd w:val="clear" w:color="auto" w:fill="FFFFFF"/>
        </w:rPr>
        <w:t> </w:t>
      </w:r>
    </w:p>
    <w:p w14:paraId="0946846E" w14:textId="36475897" w:rsidR="00001C56" w:rsidRPr="00344D7C" w:rsidRDefault="00C6223B" w:rsidP="00001C56">
      <w:pPr>
        <w:pStyle w:val="BodyText"/>
        <w:jc w:val="center"/>
        <w:rPr>
          <w:rFonts w:cs="Arial"/>
          <w:lang w:val="en-GB" w:eastAsia="zh-TW"/>
        </w:rPr>
      </w:pPr>
      <w:r>
        <w:rPr>
          <w:rFonts w:cs="Arial"/>
          <w:noProof/>
          <w:lang w:val="en-GB" w:eastAsia="zh-TW"/>
        </w:rPr>
        <w:drawing>
          <wp:inline distT="0" distB="0" distL="0" distR="0" wp14:anchorId="6A1E63A2" wp14:editId="25E1724F">
            <wp:extent cx="5727933" cy="3474226"/>
            <wp:effectExtent l="0" t="0" r="6350" b="0"/>
            <wp:docPr id="78576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2865" name="Picture 785762865"/>
                    <pic:cNvPicPr/>
                  </pic:nvPicPr>
                  <pic:blipFill>
                    <a:blip r:embed="rId12"/>
                    <a:stretch>
                      <a:fillRect/>
                    </a:stretch>
                  </pic:blipFill>
                  <pic:spPr>
                    <a:xfrm>
                      <a:off x="0" y="0"/>
                      <a:ext cx="5739590" cy="3481297"/>
                    </a:xfrm>
                    <a:prstGeom prst="rect">
                      <a:avLst/>
                    </a:prstGeom>
                  </pic:spPr>
                </pic:pic>
              </a:graphicData>
            </a:graphic>
          </wp:inline>
        </w:drawing>
      </w:r>
    </w:p>
    <w:p w14:paraId="0EADE3BF" w14:textId="77777777" w:rsidR="004376CD" w:rsidRDefault="00B66764" w:rsidP="004376CD">
      <w:pPr>
        <w:pStyle w:val="Caption"/>
        <w:jc w:val="center"/>
        <w:rPr>
          <w:rFonts w:ascii="Arial" w:hAnsi="Arial" w:cs="Arial"/>
          <w:lang w:val="en-US" w:eastAsia="zh-TW"/>
        </w:rPr>
      </w:pPr>
      <w:bookmarkStart w:id="7" w:name="_Toc90630550"/>
      <w:bookmarkStart w:id="8" w:name="_Toc235420780"/>
      <w:r w:rsidRPr="00514DA8">
        <w:rPr>
          <w:rFonts w:ascii="Arial" w:hAnsi="Arial" w:cs="Arial"/>
          <w:lang w:val="en-US"/>
        </w:rPr>
        <w:t xml:space="preserve">Figure </w:t>
      </w:r>
      <w:r w:rsidRPr="00514DA8">
        <w:rPr>
          <w:rFonts w:ascii="Arial" w:hAnsi="Arial" w:cs="Arial"/>
        </w:rPr>
        <w:fldChar w:fldCharType="begin"/>
      </w:r>
      <w:r w:rsidRPr="00514DA8">
        <w:rPr>
          <w:rFonts w:ascii="Arial" w:hAnsi="Arial" w:cs="Arial"/>
          <w:lang w:val="en-US"/>
        </w:rPr>
        <w:instrText xml:space="preserve"> SEQ Figure \* ARABIC </w:instrText>
      </w:r>
      <w:r w:rsidRPr="00514DA8">
        <w:rPr>
          <w:rFonts w:ascii="Arial" w:hAnsi="Arial" w:cs="Arial"/>
        </w:rPr>
        <w:fldChar w:fldCharType="separate"/>
      </w:r>
      <w:r w:rsidRPr="00514DA8">
        <w:rPr>
          <w:rFonts w:ascii="Arial" w:hAnsi="Arial" w:cs="Arial"/>
          <w:noProof/>
          <w:lang w:val="en-US"/>
        </w:rPr>
        <w:t>1</w:t>
      </w:r>
      <w:r w:rsidRPr="00514DA8">
        <w:rPr>
          <w:rFonts w:ascii="Arial" w:hAnsi="Arial" w:cs="Arial"/>
        </w:rPr>
        <w:fldChar w:fldCharType="end"/>
      </w:r>
      <w:r w:rsidRPr="00514DA8">
        <w:rPr>
          <w:rFonts w:ascii="Arial" w:hAnsi="Arial" w:cs="Arial"/>
          <w:lang w:val="en-US"/>
        </w:rPr>
        <w:t xml:space="preserve">. </w:t>
      </w:r>
      <w:bookmarkEnd w:id="7"/>
      <w:r w:rsidR="000E7182">
        <w:rPr>
          <w:rFonts w:ascii="Arial" w:hAnsi="Arial" w:cs="Arial" w:hint="eastAsia"/>
          <w:lang w:val="en-US" w:eastAsia="zh-TW"/>
        </w:rPr>
        <w:t>Entity Relationship Diagram (ERD) of the University Record System</w:t>
      </w:r>
      <w:bookmarkEnd w:id="8"/>
    </w:p>
    <w:p w14:paraId="4006CBBC" w14:textId="6DC9CACC" w:rsidR="00746A31" w:rsidDel="00934432" w:rsidRDefault="004376CD" w:rsidP="00746A31">
      <w:pPr>
        <w:pStyle w:val="Caption"/>
        <w:spacing w:beforeLines="240" w:before="576" w:after="0" w:line="480" w:lineRule="auto"/>
        <w:rPr>
          <w:del w:id="9" w:author="Li, Hiu Yan" w:date="2026-07-20T12:59:00Z" w16du:dateUtc="2026-07-20T04:59:00Z"/>
        </w:rPr>
      </w:pPr>
      <w:r w:rsidRPr="15457DA2">
        <w:rPr>
          <w:rFonts w:ascii="Arial" w:hAnsi="Arial" w:cs="Arial"/>
          <w:b w:val="0"/>
          <w:bCs w:val="0"/>
          <w:lang w:eastAsia="zh-TW"/>
        </w:rPr>
        <w:lastRenderedPageBreak/>
        <w:t>T</w:t>
      </w:r>
      <w:r w:rsidR="000E7182" w:rsidRPr="15457DA2">
        <w:rPr>
          <w:rFonts w:ascii="Arial" w:hAnsi="Arial" w:cs="Arial"/>
          <w:b w:val="0"/>
          <w:bCs w:val="0"/>
          <w:lang w:eastAsia="zh-TW"/>
        </w:rPr>
        <w:t xml:space="preserve">he most instructive design tension we encountered was around foreign keys. During integration, our Database Designer’s normalisation replaced a broken </w:t>
      </w:r>
      <w:r w:rsidR="000E7182" w:rsidRPr="15457DA2">
        <w:rPr>
          <w:rFonts w:ascii="Consolas" w:hAnsi="Consolas" w:cs="Arial"/>
          <w:b w:val="0"/>
          <w:bCs w:val="0"/>
          <w:lang w:eastAsia="zh-TW"/>
        </w:rPr>
        <w:t>VARCHAR</w:t>
      </w:r>
      <w:r w:rsidR="000E7182" w:rsidRPr="15457DA2">
        <w:rPr>
          <w:rFonts w:ascii="Arial" w:hAnsi="Arial" w:cs="Arial"/>
          <w:b w:val="0"/>
          <w:bCs w:val="0"/>
          <w:lang w:eastAsia="zh-TW"/>
        </w:rPr>
        <w:t xml:space="preserve">-based department reference with a surrogate </w:t>
      </w:r>
      <w:r w:rsidR="000E7182" w:rsidRPr="15457DA2">
        <w:rPr>
          <w:rFonts w:ascii="Consolas" w:hAnsi="Consolas" w:cs="Arial"/>
          <w:b w:val="0"/>
          <w:bCs w:val="0"/>
          <w:lang w:eastAsia="zh-TW"/>
        </w:rPr>
        <w:t>DepartmentID</w:t>
      </w:r>
      <w:r w:rsidR="000E7182" w:rsidRPr="15457DA2">
        <w:rPr>
          <w:rFonts w:ascii="Arial" w:hAnsi="Arial" w:cs="Arial"/>
          <w:b w:val="0"/>
          <w:bCs w:val="0"/>
          <w:lang w:eastAsia="zh-TW"/>
        </w:rPr>
        <w:t xml:space="preserve"> </w:t>
      </w:r>
      <w:r w:rsidR="000E7182" w:rsidRPr="15457DA2">
        <w:rPr>
          <w:rFonts w:ascii="Consolas" w:hAnsi="Consolas" w:cs="Arial"/>
          <w:b w:val="0"/>
          <w:bCs w:val="0"/>
          <w:lang w:eastAsia="zh-TW"/>
        </w:rPr>
        <w:t>INT</w:t>
      </w:r>
      <w:r w:rsidR="000E7182" w:rsidRPr="15457DA2">
        <w:rPr>
          <w:rFonts w:ascii="Arial" w:hAnsi="Arial" w:cs="Arial"/>
          <w:b w:val="0"/>
          <w:bCs w:val="0"/>
          <w:lang w:eastAsia="zh-TW"/>
        </w:rPr>
        <w:t xml:space="preserve"> key referenced by </w:t>
      </w:r>
      <w:r w:rsidR="000E7182" w:rsidRPr="15457DA2">
        <w:rPr>
          <w:rFonts w:ascii="Consolas" w:hAnsi="Consolas" w:cs="Arial"/>
          <w:b w:val="0"/>
          <w:bCs w:val="0"/>
          <w:lang w:eastAsia="zh-TW"/>
        </w:rPr>
        <w:t>lecturers</w:t>
      </w:r>
      <w:r w:rsidR="000E7182" w:rsidRPr="15457DA2">
        <w:rPr>
          <w:rFonts w:ascii="Arial" w:hAnsi="Arial" w:cs="Arial"/>
          <w:b w:val="0"/>
          <w:bCs w:val="0"/>
          <w:lang w:eastAsia="zh-TW"/>
        </w:rPr>
        <w:t xml:space="preserve">, </w:t>
      </w:r>
      <w:r w:rsidR="000E7182" w:rsidRPr="15457DA2">
        <w:rPr>
          <w:rFonts w:ascii="Consolas" w:hAnsi="Consolas" w:cs="Arial"/>
          <w:b w:val="0"/>
          <w:bCs w:val="0"/>
          <w:lang w:eastAsia="zh-TW"/>
        </w:rPr>
        <w:t>non_academic_staff</w:t>
      </w:r>
      <w:r w:rsidR="007D0634" w:rsidRPr="15457DA2">
        <w:rPr>
          <w:rFonts w:ascii="Arial" w:hAnsi="Arial" w:cs="Arial"/>
          <w:b w:val="0"/>
          <w:bCs w:val="0"/>
          <w:lang w:eastAsia="zh-TW"/>
        </w:rPr>
        <w:t xml:space="preserve"> and </w:t>
      </w:r>
      <w:r w:rsidR="007D0634" w:rsidRPr="15457DA2">
        <w:rPr>
          <w:rFonts w:ascii="Consolas" w:hAnsi="Consolas" w:cs="Arial"/>
          <w:b w:val="0"/>
          <w:bCs w:val="0"/>
          <w:lang w:eastAsia="zh-TW"/>
        </w:rPr>
        <w:t xml:space="preserve">course, </w:t>
      </w:r>
      <w:r w:rsidR="007D0634" w:rsidRPr="15457DA2">
        <w:rPr>
          <w:rFonts w:ascii="Arial" w:hAnsi="Arial" w:cs="Arial"/>
          <w:b w:val="0"/>
          <w:bCs w:val="0"/>
          <w:lang w:eastAsia="zh-TW"/>
        </w:rPr>
        <w:t>resolving a type mismatch that had precented joins altogether</w:t>
      </w:r>
      <w:r w:rsidR="007D0634" w:rsidRPr="15457DA2">
        <w:rPr>
          <w:rFonts w:ascii="Consolas" w:hAnsi="Consolas" w:cs="Arial"/>
          <w:b w:val="0"/>
          <w:bCs w:val="0"/>
          <w:lang w:eastAsia="zh-TW"/>
        </w:rPr>
        <w:t xml:space="preserve">. </w:t>
      </w:r>
      <w:r w:rsidR="007D0634" w:rsidRPr="15457DA2">
        <w:rPr>
          <w:rFonts w:ascii="Arial" w:hAnsi="Arial" w:cs="Arial"/>
          <w:b w:val="0"/>
          <w:bCs w:val="0"/>
          <w:lang w:eastAsia="zh-TW"/>
        </w:rPr>
        <w:t xml:space="preserve">However, </w:t>
      </w:r>
      <w:r w:rsidR="007D0634" w:rsidRPr="15457DA2">
        <w:rPr>
          <w:rFonts w:ascii="Consolas" w:hAnsi="Consolas" w:cs="Arial"/>
          <w:b w:val="0"/>
          <w:bCs w:val="0"/>
          <w:lang w:eastAsia="zh-TW"/>
        </w:rPr>
        <w:t>pro</w:t>
      </w:r>
      <w:r w:rsidRPr="15457DA2">
        <w:rPr>
          <w:rFonts w:ascii="Consolas" w:hAnsi="Consolas" w:cs="Arial"/>
          <w:b w:val="0"/>
          <w:bCs w:val="0"/>
          <w:lang w:eastAsia="zh-TW"/>
        </w:rPr>
        <w:t xml:space="preserve">grams </w:t>
      </w:r>
      <w:r w:rsidRPr="15457DA2">
        <w:rPr>
          <w:rFonts w:ascii="Arial" w:hAnsi="Arial" w:cs="Arial"/>
          <w:b w:val="0"/>
          <w:bCs w:val="0"/>
          <w:lang w:eastAsia="zh-TW"/>
        </w:rPr>
        <w:t>still use its</w:t>
      </w:r>
      <w:r w:rsidRPr="15457DA2">
        <w:rPr>
          <w:rFonts w:ascii="Consolas" w:hAnsi="Consolas" w:cs="Arial"/>
          <w:b w:val="0"/>
          <w:bCs w:val="0"/>
          <w:lang w:eastAsia="zh-TW"/>
        </w:rPr>
        <w:t xml:space="preserve"> name </w:t>
      </w:r>
      <w:r w:rsidRPr="15457DA2">
        <w:rPr>
          <w:rFonts w:ascii="Arial" w:hAnsi="Arial" w:cs="Arial"/>
          <w:b w:val="0"/>
          <w:bCs w:val="0"/>
          <w:lang w:eastAsia="zh-TW"/>
        </w:rPr>
        <w:t>VARCHAR</w:t>
      </w:r>
      <w:r w:rsidRPr="15457DA2">
        <w:rPr>
          <w:rFonts w:ascii="Consolas" w:hAnsi="Consolas" w:cs="Arial"/>
          <w:b w:val="0"/>
          <w:bCs w:val="0"/>
          <w:lang w:eastAsia="zh-TW"/>
        </w:rPr>
        <w:t xml:space="preserve"> </w:t>
      </w:r>
      <w:r w:rsidRPr="15457DA2">
        <w:rPr>
          <w:rFonts w:ascii="Arial" w:hAnsi="Arial" w:cs="Arial"/>
          <w:b w:val="0"/>
          <w:bCs w:val="0"/>
          <w:lang w:eastAsia="zh-TW"/>
        </w:rPr>
        <w:t xml:space="preserve">as the primary key, which is referenced by </w:t>
      </w:r>
      <w:r w:rsidRPr="15457DA2">
        <w:rPr>
          <w:rFonts w:ascii="Consolas" w:hAnsi="Consolas" w:cs="Arial"/>
          <w:b w:val="0"/>
          <w:bCs w:val="0"/>
          <w:lang w:eastAsia="zh-TW"/>
        </w:rPr>
        <w:t xml:space="preserve">student.program_enrolled </w:t>
      </w:r>
      <w:r w:rsidRPr="15457DA2">
        <w:rPr>
          <w:rFonts w:ascii="Arial" w:hAnsi="Arial" w:cs="Arial"/>
          <w:b w:val="0"/>
          <w:bCs w:val="0"/>
          <w:lang w:eastAsia="zh-TW"/>
        </w:rPr>
        <w:t xml:space="preserve">and </w:t>
      </w:r>
      <w:r w:rsidRPr="15457DA2">
        <w:rPr>
          <w:rFonts w:ascii="Consolas" w:hAnsi="Consolas" w:cs="Arial"/>
          <w:b w:val="0"/>
          <w:bCs w:val="0"/>
          <w:lang w:eastAsia="zh-TW"/>
        </w:rPr>
        <w:t xml:space="preserve">program_course_requirements.program_name. </w:t>
      </w:r>
      <w:r w:rsidRPr="15457DA2">
        <w:rPr>
          <w:rFonts w:ascii="Arial" w:hAnsi="Arial" w:cs="Arial"/>
          <w:b w:val="0"/>
          <w:bCs w:val="0"/>
          <w:lang w:eastAsia="zh-TW"/>
        </w:rPr>
        <w:t xml:space="preserve">We accepted this inconsistency knowingly: introducing a surrogate </w:t>
      </w:r>
      <w:r w:rsidRPr="15457DA2">
        <w:rPr>
          <w:rFonts w:ascii="Consolas" w:hAnsi="Consolas" w:cs="Arial"/>
          <w:b w:val="0"/>
          <w:bCs w:val="0"/>
          <w:lang w:eastAsia="zh-TW"/>
        </w:rPr>
        <w:t xml:space="preserve">program_id </w:t>
      </w:r>
      <w:r w:rsidRPr="15457DA2">
        <w:rPr>
          <w:rFonts w:ascii="Arial" w:hAnsi="Arial" w:cs="Arial"/>
          <w:b w:val="0"/>
          <w:bCs w:val="0"/>
          <w:lang w:eastAsia="zh-TW"/>
        </w:rPr>
        <w:t>late in the build risked schema instability across two dialects and a large seed file, and the immutability of programme names during the assignment lifetime made the cost negligible. In production</w:t>
      </w:r>
      <w:r w:rsidR="00746A31" w:rsidRPr="15457DA2">
        <w:rPr>
          <w:rFonts w:ascii="Arial" w:hAnsi="Arial" w:cs="Arial"/>
          <w:b w:val="0"/>
          <w:bCs w:val="0"/>
          <w:lang w:eastAsia="zh-TW"/>
        </w:rPr>
        <w:t>,</w:t>
      </w:r>
      <w:r w:rsidRPr="15457DA2">
        <w:rPr>
          <w:rFonts w:ascii="Arial" w:hAnsi="Arial" w:cs="Arial"/>
          <w:b w:val="0"/>
          <w:bCs w:val="0"/>
          <w:lang w:eastAsia="zh-TW"/>
        </w:rPr>
        <w:t xml:space="preserve"> a rename would cascade through two tables</w:t>
      </w:r>
      <w:r w:rsidR="00F61C1A" w:rsidRPr="15457DA2">
        <w:rPr>
          <w:rFonts w:ascii="Arial" w:hAnsi="Arial" w:cs="Arial"/>
          <w:b w:val="0"/>
          <w:bCs w:val="0"/>
          <w:lang w:eastAsia="zh-TW"/>
        </w:rPr>
        <w:t xml:space="preserve"> so that</w:t>
      </w:r>
      <w:r w:rsidRPr="15457DA2">
        <w:rPr>
          <w:rFonts w:ascii="Arial" w:hAnsi="Arial" w:cs="Arial"/>
          <w:b w:val="0"/>
          <w:bCs w:val="0"/>
          <w:lang w:eastAsia="zh-TW"/>
        </w:rPr>
        <w:t xml:space="preserve"> a surrogate key would be the correct long-term choice.</w:t>
      </w:r>
    </w:p>
    <w:p w14:paraId="1A3B2DD4" w14:textId="4AC907C7" w:rsidR="15457DA2" w:rsidDel="00E34803" w:rsidRDefault="15457DA2" w:rsidP="00934432">
      <w:pPr>
        <w:pStyle w:val="Caption"/>
        <w:spacing w:beforeLines="240" w:before="576" w:after="0" w:line="480" w:lineRule="auto"/>
        <w:rPr>
          <w:del w:id="10" w:author="Li, Hiu Yan" w:date="2026-07-20T12:59:00Z" w16du:dateUtc="2026-07-20T04:59:00Z"/>
        </w:rPr>
      </w:pPr>
      <w:del w:id="11" w:author="Li, Hiu Yan" w:date="2026-07-20T12:59:00Z" w16du:dateUtc="2026-07-20T04:59:00Z">
        <w:r w:rsidDel="00E34803">
          <w:br w:type="page"/>
        </w:r>
      </w:del>
    </w:p>
    <w:p w14:paraId="0E20A431" w14:textId="2956DD4F" w:rsidR="15457DA2" w:rsidDel="00934432" w:rsidRDefault="15457DA2" w:rsidP="00934432">
      <w:pPr>
        <w:rPr>
          <w:del w:id="12" w:author="Li, Hiu Yan" w:date="2026-07-20T12:59:00Z" w16du:dateUtc="2026-07-20T04:59:00Z"/>
          <w:lang w:eastAsia="zh-TW"/>
        </w:rPr>
      </w:pPr>
    </w:p>
    <w:p w14:paraId="5FC2D1B9" w14:textId="4AB39EFF" w:rsidR="00746A31" w:rsidRPr="00746A31" w:rsidRDefault="00746A31" w:rsidP="00FB28AC">
      <w:pPr>
        <w:pStyle w:val="Heading1"/>
        <w:ind w:left="0" w:right="431"/>
        <w:rPr>
          <w:rFonts w:ascii="Arial" w:hAnsi="Arial" w:cs="Arial"/>
        </w:rPr>
      </w:pPr>
      <w:bookmarkStart w:id="13" w:name="_Toc235419786"/>
      <w:r w:rsidRPr="15457DA2">
        <w:rPr>
          <w:rFonts w:ascii="Arial" w:hAnsi="Arial" w:cs="Arial"/>
          <w:lang w:eastAsia="zh-TW"/>
        </w:rPr>
        <w:t>Software Architecture</w:t>
      </w:r>
      <w:bookmarkEnd w:id="13"/>
    </w:p>
    <w:p w14:paraId="4FF48BA9" w14:textId="77777777" w:rsidR="00B66764" w:rsidRPr="00746A31" w:rsidRDefault="00746A31" w:rsidP="00FB28AC">
      <w:pPr>
        <w:pStyle w:val="BodyText"/>
        <w:rPr>
          <w:rFonts w:cs="Arial"/>
          <w:lang w:eastAsia="zh-TW"/>
        </w:rPr>
      </w:pPr>
      <w:bookmarkStart w:id="14" w:name="_Toc7364318"/>
      <w:bookmarkStart w:id="15" w:name="_Toc7416537"/>
      <w:bookmarkStart w:id="16" w:name="_Toc7416581"/>
      <w:bookmarkEnd w:id="14"/>
      <w:bookmarkEnd w:id="15"/>
      <w:bookmarkEnd w:id="16"/>
      <w:r>
        <w:rPr>
          <w:rFonts w:cs="Arial" w:hint="eastAsia"/>
          <w:lang w:eastAsia="zh-TW"/>
        </w:rPr>
        <w:t xml:space="preserve">We </w:t>
      </w:r>
      <w:proofErr w:type="spellStart"/>
      <w:r>
        <w:rPr>
          <w:rFonts w:cs="Arial"/>
          <w:lang w:eastAsia="zh-TW"/>
        </w:rPr>
        <w:t>organised</w:t>
      </w:r>
      <w:proofErr w:type="spellEnd"/>
      <w:r>
        <w:rPr>
          <w:rFonts w:cs="Arial" w:hint="eastAsia"/>
          <w:lang w:eastAsia="zh-TW"/>
        </w:rPr>
        <w:t xml:space="preserve"> the application into three explicitly separated layers, mirroring the ANSI/SPARC three-schema model in which external, conceptual and internal levels are decoupled to enable independent change at each (</w:t>
      </w:r>
      <w:proofErr w:type="spellStart"/>
      <w:r>
        <w:rPr>
          <w:rFonts w:cs="Arial" w:hint="eastAsia"/>
          <w:lang w:eastAsia="zh-TW"/>
        </w:rPr>
        <w:t>Kishansing</w:t>
      </w:r>
      <w:proofErr w:type="spellEnd"/>
      <w:r>
        <w:rPr>
          <w:rFonts w:cs="Arial" w:hint="eastAsia"/>
          <w:lang w:eastAsia="zh-TW"/>
        </w:rPr>
        <w:t xml:space="preserve"> and </w:t>
      </w:r>
      <w:proofErr w:type="spellStart"/>
      <w:r>
        <w:rPr>
          <w:rFonts w:cs="Arial" w:hint="eastAsia"/>
          <w:lang w:eastAsia="zh-TW"/>
        </w:rPr>
        <w:t>Suthat</w:t>
      </w:r>
      <w:proofErr w:type="spellEnd"/>
      <w:r>
        <w:rPr>
          <w:rFonts w:cs="Arial" w:hint="eastAsia"/>
          <w:lang w:eastAsia="zh-TW"/>
        </w:rPr>
        <w:t>, 2014). Our interfaces (</w:t>
      </w:r>
      <w:r>
        <w:rPr>
          <w:rFonts w:ascii="Consolas" w:hAnsi="Consolas" w:cs="Arial" w:hint="eastAsia"/>
          <w:lang w:eastAsia="zh-TW"/>
        </w:rPr>
        <w:t xml:space="preserve">main.py, gui.py) </w:t>
      </w:r>
      <w:r>
        <w:rPr>
          <w:rFonts w:cs="Arial" w:hint="eastAsia"/>
          <w:lang w:eastAsia="zh-TW"/>
        </w:rPr>
        <w:t>contain no SQL; our query engine (</w:t>
      </w:r>
      <w:r>
        <w:rPr>
          <w:rFonts w:ascii="Consolas" w:hAnsi="Consolas" w:cs="Arial" w:hint="eastAsia"/>
          <w:lang w:eastAsia="zh-TW"/>
        </w:rPr>
        <w:t xml:space="preserve">queries.py) </w:t>
      </w:r>
      <w:r>
        <w:rPr>
          <w:rFonts w:cs="Arial" w:hint="eastAsia"/>
          <w:lang w:eastAsia="zh-TW"/>
        </w:rPr>
        <w:t>contains no I/O and is directly unit-testable; our connection layer (</w:t>
      </w:r>
      <w:r>
        <w:rPr>
          <w:rFonts w:ascii="Consolas" w:hAnsi="Consolas" w:cs="Arial" w:hint="eastAsia"/>
          <w:lang w:eastAsia="zh-TW"/>
        </w:rPr>
        <w:t xml:space="preserve">db.py) </w:t>
      </w:r>
      <w:r>
        <w:rPr>
          <w:rFonts w:cs="Arial" w:hint="eastAsia"/>
          <w:lang w:eastAsia="zh-TW"/>
        </w:rPr>
        <w:t xml:space="preserve">is the only module aware of which DBMS is in use. Every query is declared once in </w:t>
      </w:r>
      <w:proofErr w:type="spellStart"/>
      <w:proofErr w:type="gramStart"/>
      <w:r>
        <w:rPr>
          <w:rFonts w:ascii="Consolas" w:hAnsi="Consolas" w:cs="Arial" w:hint="eastAsia"/>
          <w:lang w:eastAsia="zh-TW"/>
        </w:rPr>
        <w:t>queries.CATALOGUE</w:t>
      </w:r>
      <w:proofErr w:type="spellEnd"/>
      <w:proofErr w:type="gramEnd"/>
      <w:r>
        <w:rPr>
          <w:rFonts w:cs="Arial" w:hint="eastAsia"/>
          <w:lang w:eastAsia="zh-TW"/>
        </w:rPr>
        <w:t xml:space="preserve">, and both interfaces render whatever the catalogue declares, so they cannot silently drift apart. The value of this separation is empirical: we added the GUI, the cascading dropdowns, and the mid-project schema </w:t>
      </w:r>
      <w:proofErr w:type="spellStart"/>
      <w:r>
        <w:rPr>
          <w:rFonts w:cs="Arial"/>
          <w:lang w:eastAsia="zh-TW"/>
        </w:rPr>
        <w:t>normali</w:t>
      </w:r>
      <w:r>
        <w:rPr>
          <w:rFonts w:cs="Arial" w:hint="eastAsia"/>
          <w:lang w:eastAsia="zh-TW"/>
        </w:rPr>
        <w:t>s</w:t>
      </w:r>
      <w:r>
        <w:rPr>
          <w:rFonts w:cs="Arial"/>
          <w:lang w:eastAsia="zh-TW"/>
        </w:rPr>
        <w:t>ation</w:t>
      </w:r>
      <w:proofErr w:type="spellEnd"/>
      <w:r>
        <w:rPr>
          <w:rFonts w:cs="Arial" w:hint="eastAsia"/>
          <w:lang w:eastAsia="zh-TW"/>
        </w:rPr>
        <w:t xml:space="preserve"> without modifying the other layers.</w:t>
      </w:r>
    </w:p>
    <w:p w14:paraId="739EA9FC" w14:textId="77777777" w:rsidR="00B66764" w:rsidRPr="00514DA8" w:rsidRDefault="00746A31">
      <w:pPr>
        <w:pStyle w:val="StyleHeading2Underline"/>
        <w:numPr>
          <w:ilvl w:val="0"/>
          <w:numId w:val="12"/>
        </w:numPr>
        <w:rPr>
          <w:rFonts w:ascii="Arial" w:hAnsi="Arial" w:cs="Arial"/>
        </w:rPr>
      </w:pPr>
      <w:bookmarkStart w:id="17" w:name="_Toc235419787"/>
      <w:r>
        <w:rPr>
          <w:rFonts w:ascii="Arial" w:hAnsi="Arial" w:cs="Arial" w:hint="eastAsia"/>
          <w:lang w:eastAsia="zh-TW"/>
        </w:rPr>
        <w:t>Dual back end via DB-API 2.0</w:t>
      </w:r>
      <w:bookmarkEnd w:id="17"/>
    </w:p>
    <w:p w14:paraId="28EC0F5A" w14:textId="085649B8" w:rsidR="00AE2C0D" w:rsidRPr="00466B3B" w:rsidDel="00E34803" w:rsidRDefault="00466B3B" w:rsidP="00466B3B">
      <w:pPr>
        <w:pStyle w:val="BodyText"/>
        <w:rPr>
          <w:del w:id="18" w:author="Li, Hiu Yan" w:date="2026-07-20T12:58:00Z" w16du:dateUtc="2026-07-20T04:58:00Z"/>
        </w:rPr>
      </w:pPr>
      <w:r w:rsidRPr="15457DA2">
        <w:rPr>
          <w:rFonts w:cs="Arial"/>
          <w:lang w:eastAsia="zh-TW"/>
        </w:rPr>
        <w:t xml:space="preserve">We write our SQL once </w:t>
      </w:r>
      <w:proofErr w:type="gramStart"/>
      <w:r w:rsidRPr="15457DA2">
        <w:rPr>
          <w:rFonts w:cs="Arial"/>
          <w:lang w:eastAsia="zh-TW"/>
        </w:rPr>
        <w:t xml:space="preserve">using </w:t>
      </w:r>
      <w:r w:rsidRPr="15457DA2">
        <w:rPr>
          <w:rFonts w:ascii="Consolas" w:hAnsi="Consolas" w:cs="Arial"/>
          <w:lang w:eastAsia="zh-TW"/>
        </w:rPr>
        <w:t>?</w:t>
      </w:r>
      <w:proofErr w:type="gramEnd"/>
      <w:r w:rsidRPr="15457DA2">
        <w:rPr>
          <w:rFonts w:cs="Arial"/>
          <w:lang w:eastAsia="zh-TW"/>
        </w:rPr>
        <w:t xml:space="preserve"> placeholder (the “</w:t>
      </w:r>
      <w:proofErr w:type="spellStart"/>
      <w:r w:rsidRPr="15457DA2">
        <w:rPr>
          <w:rFonts w:cs="Arial"/>
          <w:lang w:eastAsia="zh-TW"/>
        </w:rPr>
        <w:t>qmark</w:t>
      </w:r>
      <w:proofErr w:type="spellEnd"/>
      <w:r w:rsidRPr="15457DA2">
        <w:rPr>
          <w:rFonts w:cs="Arial"/>
          <w:lang w:eastAsia="zh-TW"/>
        </w:rPr>
        <w:t xml:space="preserve">” style defined by the Python Database API Specification; Lemburg, 2001); a single line in </w:t>
      </w:r>
      <w:r w:rsidRPr="15457DA2">
        <w:rPr>
          <w:rFonts w:ascii="Consolas" w:hAnsi="Consolas" w:cs="Arial"/>
          <w:lang w:eastAsia="zh-TW"/>
        </w:rPr>
        <w:t xml:space="preserve">db.py </w:t>
      </w:r>
      <w:r w:rsidRPr="15457DA2">
        <w:rPr>
          <w:rFonts w:cs="Arial"/>
          <w:lang w:eastAsia="zh-TW"/>
        </w:rPr>
        <w:t xml:space="preserve">rewrites them to </w:t>
      </w:r>
      <w:r w:rsidRPr="15457DA2">
        <w:rPr>
          <w:rFonts w:ascii="Consolas" w:hAnsi="Consolas" w:cs="Arial"/>
          <w:lang w:eastAsia="zh-TW"/>
        </w:rPr>
        <w:t xml:space="preserve">%s </w:t>
      </w:r>
      <w:r w:rsidRPr="15457DA2">
        <w:rPr>
          <w:rFonts w:cs="Arial"/>
          <w:lang w:eastAsia="zh-TW"/>
        </w:rPr>
        <w:t xml:space="preserve">for </w:t>
      </w:r>
      <w:proofErr w:type="spellStart"/>
      <w:r w:rsidRPr="15457DA2">
        <w:rPr>
          <w:rFonts w:ascii="Consolas" w:hAnsi="Consolas" w:cs="Arial"/>
          <w:lang w:eastAsia="zh-TW"/>
        </w:rPr>
        <w:t>mysql</w:t>
      </w:r>
      <w:proofErr w:type="spellEnd"/>
      <w:r w:rsidRPr="15457DA2">
        <w:rPr>
          <w:rFonts w:ascii="Consolas" w:hAnsi="Consolas" w:cs="Arial"/>
          <w:lang w:eastAsia="zh-TW"/>
        </w:rPr>
        <w:t xml:space="preserve">-connector. </w:t>
      </w:r>
      <w:r w:rsidRPr="15457DA2">
        <w:rPr>
          <w:rFonts w:cs="Arial"/>
          <w:lang w:eastAsia="zh-TW"/>
        </w:rPr>
        <w:t xml:space="preserve">We rejected an ORM such as </w:t>
      </w:r>
      <w:proofErr w:type="spellStart"/>
      <w:r w:rsidRPr="15457DA2">
        <w:rPr>
          <w:rFonts w:cs="Arial"/>
          <w:lang w:eastAsia="zh-TW"/>
        </w:rPr>
        <w:t>SQLAlchemy</w:t>
      </w:r>
      <w:proofErr w:type="spellEnd"/>
      <w:r w:rsidRPr="15457DA2">
        <w:rPr>
          <w:rFonts w:cs="Arial"/>
          <w:lang w:eastAsia="zh-TW"/>
        </w:rPr>
        <w:t xml:space="preserve"> because the module assesses SQL competence: the SQL is our deliverable, and our GUI’s “Generated SQL” panel makes every executed query inspectable, which an ORM would hide. The cost – manual dialect management – is quarantined to two DDL files and one rewrite </w:t>
      </w:r>
      <w:proofErr w:type="gramStart"/>
      <w:r w:rsidRPr="15457DA2">
        <w:rPr>
          <w:rFonts w:cs="Arial"/>
          <w:lang w:eastAsia="zh-TW"/>
        </w:rPr>
        <w:t>line, and</w:t>
      </w:r>
      <w:proofErr w:type="gramEnd"/>
      <w:r w:rsidRPr="15457DA2">
        <w:rPr>
          <w:rFonts w:cs="Arial"/>
          <w:lang w:eastAsia="zh-TW"/>
        </w:rPr>
        <w:t xml:space="preserve"> would reverse at production scale with write-heavy </w:t>
      </w:r>
      <w:proofErr w:type="spellStart"/>
      <w:r w:rsidRPr="15457DA2">
        <w:rPr>
          <w:rFonts w:cs="Arial"/>
          <w:lang w:eastAsia="zh-TW"/>
        </w:rPr>
        <w:t>transactions</w:t>
      </w:r>
      <w:ins w:id="19" w:author="Li, Hiu Yan" w:date="2026-07-20T12:58:00Z" w16du:dateUtc="2026-07-20T04:58:00Z">
        <w:r w:rsidR="00E34803">
          <w:rPr>
            <w:rFonts w:cs="Arial" w:hint="eastAsia"/>
            <w:lang w:eastAsia="zh-TW"/>
          </w:rPr>
          <w:t>.</w:t>
        </w:r>
      </w:ins>
      <w:del w:id="20" w:author="Li, Hiu Yan" w:date="2026-07-20T12:58:00Z" w16du:dateUtc="2026-07-20T04:58:00Z">
        <w:r w:rsidRPr="15457DA2" w:rsidDel="00E34803">
          <w:rPr>
            <w:rFonts w:cs="Arial"/>
            <w:lang w:eastAsia="zh-TW"/>
          </w:rPr>
          <w:delText>.</w:delText>
        </w:r>
      </w:del>
    </w:p>
    <w:p w14:paraId="17FAA69E" w14:textId="3A35B823" w:rsidR="15457DA2" w:rsidDel="00E34803" w:rsidRDefault="15457DA2" w:rsidP="00E34803">
      <w:pPr>
        <w:pStyle w:val="BodyText"/>
        <w:rPr>
          <w:del w:id="21" w:author="Li, Hiu Yan" w:date="2026-07-20T12:57:00Z" w16du:dateUtc="2026-07-20T04:57:00Z"/>
        </w:rPr>
      </w:pPr>
      <w:del w:id="22" w:author="Li, Hiu Yan" w:date="2026-07-20T12:58:00Z" w16du:dateUtc="2026-07-20T04:58:00Z">
        <w:r w:rsidDel="00E34803">
          <w:br w:type="page"/>
        </w:r>
      </w:del>
    </w:p>
    <w:p w14:paraId="0E591785" w14:textId="681DE536" w:rsidR="15457DA2" w:rsidDel="00E34803" w:rsidRDefault="15457DA2" w:rsidP="00E34803">
      <w:pPr>
        <w:rPr>
          <w:del w:id="23" w:author="Li, Hiu Yan" w:date="2026-07-20T12:57:00Z" w16du:dateUtc="2026-07-20T04:57:00Z"/>
          <w:lang w:eastAsia="zh-TW"/>
        </w:rPr>
      </w:pPr>
    </w:p>
    <w:p w14:paraId="0315AB44" w14:textId="03C94A47" w:rsidR="002B6903" w:rsidRPr="004F2246" w:rsidRDefault="004F2246" w:rsidP="00B66764">
      <w:pPr>
        <w:pStyle w:val="Heading1"/>
        <w:ind w:left="0" w:right="431"/>
        <w:rPr>
          <w:rFonts w:ascii="Arial" w:hAnsi="Arial" w:cs="Arial"/>
        </w:rPr>
      </w:pPr>
      <w:bookmarkStart w:id="24" w:name="_Toc7416557"/>
      <w:bookmarkStart w:id="25" w:name="_Toc7416601"/>
      <w:bookmarkStart w:id="26" w:name="_Toc235419788"/>
      <w:bookmarkEnd w:id="24"/>
      <w:bookmarkEnd w:id="25"/>
      <w:r w:rsidRPr="15457DA2">
        <w:rPr>
          <w:rFonts w:ascii="Arial" w:hAnsi="Arial" w:cs="Arial"/>
          <w:lang w:eastAsia="zh-TW"/>
        </w:rPr>
        <w:t>Query</w:t>
      </w:r>
      <w:proofErr w:type="spellEnd"/>
      <w:r w:rsidRPr="15457DA2">
        <w:rPr>
          <w:rFonts w:ascii="Arial" w:hAnsi="Arial" w:cs="Arial"/>
          <w:lang w:eastAsia="zh-TW"/>
        </w:rPr>
        <w:t xml:space="preserve"> Implementation and Security</w:t>
      </w:r>
      <w:bookmarkEnd w:id="26"/>
    </w:p>
    <w:p w14:paraId="715812B0" w14:textId="237DC23A" w:rsidR="004F2246" w:rsidRPr="004F2246" w:rsidRDefault="004F2246" w:rsidP="004F2246">
      <w:pPr>
        <w:pStyle w:val="BodyText"/>
        <w:rPr>
          <w:rFonts w:cs="Arial"/>
          <w:lang w:eastAsia="zh-TW"/>
        </w:rPr>
      </w:pPr>
      <w:r w:rsidRPr="15457DA2">
        <w:rPr>
          <w:rFonts w:cs="Arial"/>
        </w:rPr>
        <w:t>We implemented nine queries</w:t>
      </w:r>
      <w:r w:rsidR="429A5F70" w:rsidRPr="15457DA2">
        <w:rPr>
          <w:rFonts w:cs="Arial"/>
        </w:rPr>
        <w:t>:</w:t>
      </w:r>
      <w:r w:rsidRPr="15457DA2">
        <w:rPr>
          <w:rFonts w:cs="Arial"/>
        </w:rPr>
        <w:t xml:space="preserve"> eight predefined reports plus a "browse any table" option (</w:t>
      </w:r>
      <w:proofErr w:type="spellStart"/>
      <w:proofErr w:type="gramStart"/>
      <w:r w:rsidRPr="15457DA2">
        <w:rPr>
          <w:rFonts w:cs="Arial"/>
        </w:rPr>
        <w:t>queries.CATALOGUE</w:t>
      </w:r>
      <w:proofErr w:type="spellEnd"/>
      <w:proofErr w:type="gramEnd"/>
      <w:r w:rsidRPr="15457DA2">
        <w:rPr>
          <w:rFonts w:cs="Arial"/>
        </w:rPr>
        <w:t xml:space="preserve">), exceeding the </w:t>
      </w:r>
      <w:proofErr w:type="gramStart"/>
      <w:r w:rsidRPr="15457DA2">
        <w:rPr>
          <w:rFonts w:cs="Arial"/>
        </w:rPr>
        <w:t>brief's</w:t>
      </w:r>
      <w:proofErr w:type="gramEnd"/>
      <w:r w:rsidRPr="15457DA2">
        <w:rPr>
          <w:rFonts w:cs="Arial"/>
        </w:rPr>
        <w:t xml:space="preserve"> requirement of five. Each of our query functions returns (columns, rows) and is directly </w:t>
      </w:r>
      <w:proofErr w:type="gramStart"/>
      <w:r w:rsidRPr="15457DA2">
        <w:rPr>
          <w:rFonts w:cs="Arial"/>
        </w:rPr>
        <w:t>unit-testable</w:t>
      </w:r>
      <w:proofErr w:type="gramEnd"/>
      <w:r w:rsidRPr="15457DA2">
        <w:rPr>
          <w:rFonts w:cs="Arial"/>
        </w:rPr>
        <w:t xml:space="preserve">. The full catalogue, with each query mapped to the brief and its key SQL clauses shown, is in Appendix C. </w:t>
      </w:r>
    </w:p>
    <w:p w14:paraId="5AD1D29D" w14:textId="6F76CC2A" w:rsidR="004F2246" w:rsidRPr="004F2246" w:rsidRDefault="004F2246" w:rsidP="004F2246">
      <w:pPr>
        <w:pStyle w:val="BodyText"/>
        <w:rPr>
          <w:rFonts w:cs="Arial"/>
          <w:lang w:eastAsia="zh-TW"/>
        </w:rPr>
      </w:pPr>
      <w:r w:rsidRPr="15457DA2">
        <w:rPr>
          <w:rFonts w:cs="Arial"/>
        </w:rPr>
        <w:t xml:space="preserve">Our security posture is a two-layer injection </w:t>
      </w:r>
      <w:proofErr w:type="spellStart"/>
      <w:r w:rsidRPr="15457DA2">
        <w:rPr>
          <w:rFonts w:cs="Arial"/>
        </w:rPr>
        <w:t>defence</w:t>
      </w:r>
      <w:proofErr w:type="spellEnd"/>
      <w:r w:rsidR="00F61C1A" w:rsidRPr="15457DA2">
        <w:rPr>
          <w:rFonts w:cs="Arial"/>
        </w:rPr>
        <w:t xml:space="preserve"> that applies</w:t>
      </w:r>
      <w:r w:rsidRPr="15457DA2">
        <w:rPr>
          <w:rFonts w:cs="Arial"/>
        </w:rPr>
        <w:t xml:space="preserve"> the primary </w:t>
      </w:r>
      <w:proofErr w:type="spellStart"/>
      <w:r w:rsidRPr="15457DA2">
        <w:rPr>
          <w:rFonts w:cs="Arial"/>
        </w:rPr>
        <w:t>defence</w:t>
      </w:r>
      <w:proofErr w:type="spellEnd"/>
      <w:r w:rsidRPr="15457DA2">
        <w:rPr>
          <w:rFonts w:cs="Arial"/>
        </w:rPr>
        <w:t xml:space="preserve"> recommended by OWASP (n.d.). We always pass values as bound parameters, never string-formatted, so a value such as x' OR '1'='1 returns zero rows rather than </w:t>
      </w:r>
      <w:proofErr w:type="spellStart"/>
      <w:r w:rsidRPr="15457DA2">
        <w:rPr>
          <w:rFonts w:cs="Arial"/>
        </w:rPr>
        <w:t>truthifying</w:t>
      </w:r>
      <w:proofErr w:type="spellEnd"/>
      <w:r w:rsidRPr="15457DA2">
        <w:rPr>
          <w:rFonts w:cs="Arial"/>
        </w:rPr>
        <w:t xml:space="preserve"> the WHERE clause. Identifiers</w:t>
      </w:r>
      <w:r w:rsidR="3B7FE2AF" w:rsidRPr="15457DA2">
        <w:rPr>
          <w:rFonts w:cs="Arial"/>
        </w:rPr>
        <w:t>:</w:t>
      </w:r>
      <w:r w:rsidRPr="15457DA2">
        <w:rPr>
          <w:rFonts w:cs="Arial"/>
        </w:rPr>
        <w:t xml:space="preserve"> the table and column names used by our query builder</w:t>
      </w:r>
      <w:r w:rsidR="0A6ABF80" w:rsidRPr="15457DA2">
        <w:rPr>
          <w:rFonts w:cs="Arial"/>
        </w:rPr>
        <w:t>,</w:t>
      </w:r>
      <w:r w:rsidRPr="15457DA2">
        <w:rPr>
          <w:rFonts w:cs="Arial"/>
        </w:rPr>
        <w:t xml:space="preserve"> cannot be substituted by placeholders, so we restrict them to the whitelist in schema_meta.py, which the builder consults before generating any SQL. A column name such as nope; DROP TABLE students is rejected before any SQL is built. </w:t>
      </w:r>
    </w:p>
    <w:p w14:paraId="3E89B85D" w14:textId="5E77FEF7" w:rsidR="00B66764" w:rsidRDefault="004F2246" w:rsidP="004F2246">
      <w:pPr>
        <w:pStyle w:val="BodyText"/>
      </w:pPr>
      <w:r w:rsidRPr="15457DA2">
        <w:rPr>
          <w:rFonts w:cs="Arial"/>
        </w:rPr>
        <w:t>Three further design choices</w:t>
      </w:r>
      <w:r w:rsidR="53175853" w:rsidRPr="15457DA2">
        <w:rPr>
          <w:rFonts w:cs="Arial"/>
        </w:rPr>
        <w:t>:</w:t>
      </w:r>
      <w:r w:rsidRPr="15457DA2">
        <w:rPr>
          <w:rFonts w:cs="Arial"/>
        </w:rPr>
        <w:t xml:space="preserve"> </w:t>
      </w:r>
      <w:proofErr w:type="spellStart"/>
      <w:r w:rsidRPr="15457DA2">
        <w:rPr>
          <w:rFonts w:cs="Arial"/>
        </w:rPr>
        <w:t>Tkinter</w:t>
      </w:r>
      <w:proofErr w:type="spellEnd"/>
      <w:r w:rsidRPr="15457DA2">
        <w:rPr>
          <w:rFonts w:cs="Arial"/>
        </w:rPr>
        <w:t xml:space="preserve"> over a web front end, a static schema whitelist over runtime introspection, and a consolidated CREATE script over a migration script</w:t>
      </w:r>
      <w:r w:rsidR="5EDA778D" w:rsidRPr="15457DA2">
        <w:rPr>
          <w:rFonts w:cs="Arial"/>
        </w:rPr>
        <w:t>,</w:t>
      </w:r>
      <w:r w:rsidRPr="15457DA2">
        <w:rPr>
          <w:rFonts w:cs="Arial"/>
        </w:rPr>
        <w:t xml:space="preserve"> are defended in Appendix B.5, alongside the extended critical reflection.</w:t>
      </w:r>
    </w:p>
    <w:p w14:paraId="0D5A3B96" w14:textId="64593BDA" w:rsidR="15457DA2" w:rsidRDefault="15457DA2">
      <w:r>
        <w:br w:type="page"/>
      </w:r>
    </w:p>
    <w:p w14:paraId="44728DC5" w14:textId="2EE7CA30" w:rsidR="004F2246" w:rsidRPr="00164B44" w:rsidRDefault="004F2246" w:rsidP="004F2246">
      <w:pPr>
        <w:pStyle w:val="Heading1"/>
        <w:ind w:left="0"/>
        <w:rPr>
          <w:rFonts w:ascii="Arial" w:hAnsi="Arial" w:cs="Arial"/>
          <w:lang w:eastAsia="zh-TW"/>
        </w:rPr>
      </w:pPr>
      <w:bookmarkStart w:id="27" w:name="_Toc235419789"/>
      <w:r w:rsidRPr="15457DA2">
        <w:rPr>
          <w:rFonts w:ascii="Arial" w:hAnsi="Arial" w:cs="Arial"/>
          <w:lang w:eastAsia="zh-TW"/>
        </w:rPr>
        <w:lastRenderedPageBreak/>
        <w:t>Seed Data and Test Strategy</w:t>
      </w:r>
      <w:bookmarkEnd w:id="27"/>
    </w:p>
    <w:p w14:paraId="79B58B11" w14:textId="77777777" w:rsidR="004F2246" w:rsidRDefault="004F2246" w:rsidP="004F2246">
      <w:pPr>
        <w:pStyle w:val="BodyText"/>
        <w:rPr>
          <w:lang w:eastAsia="zh-TW"/>
        </w:rPr>
      </w:pPr>
      <w:r>
        <w:rPr>
          <w:lang w:eastAsia="zh-TW"/>
        </w:rPr>
        <w:t xml:space="preserve">We engineered our seed data for falsifiability: every query has rows that must match and rows that must not. Our </w:t>
      </w:r>
      <w:proofErr w:type="spellStart"/>
      <w:r>
        <w:rPr>
          <w:lang w:eastAsia="zh-TW"/>
        </w:rPr>
        <w:t>dummy_data.sql</w:t>
      </w:r>
      <w:proofErr w:type="spellEnd"/>
      <w:r>
        <w:rPr>
          <w:lang w:eastAsia="zh-TW"/>
        </w:rPr>
        <w:t xml:space="preserve"> includes Chen Wei with an average of exactly 70.0 (excluded by the strict &gt; 70 in query five), George Papadopoulos at 69.0 (just below), a </w:t>
      </w:r>
      <w:proofErr w:type="spellStart"/>
      <w:r>
        <w:rPr>
          <w:lang w:eastAsia="zh-TW"/>
        </w:rPr>
        <w:t>graduated</w:t>
      </w:r>
      <w:proofErr w:type="spellEnd"/>
      <w:r>
        <w:rPr>
          <w:lang w:eastAsia="zh-TW"/>
        </w:rPr>
        <w:t xml:space="preserve"> student (Jack Nowak), a deferred student (Ibrahim Diallo) and a failing grade (Julia Nowak's 32). Our </w:t>
      </w:r>
      <w:proofErr w:type="spellStart"/>
      <w:r>
        <w:rPr>
          <w:lang w:eastAsia="zh-TW"/>
        </w:rPr>
        <w:t>programme</w:t>
      </w:r>
      <w:proofErr w:type="spellEnd"/>
      <w:r>
        <w:rPr>
          <w:lang w:eastAsia="zh-TW"/>
        </w:rPr>
        <w:t xml:space="preserve"> durations span one to five years, so the final-year expression is exercised across all shapes. </w:t>
      </w:r>
    </w:p>
    <w:p w14:paraId="01509EBB" w14:textId="77909C5D" w:rsidR="00344D7C" w:rsidRDefault="004F2246" w:rsidP="00344D7C">
      <w:pPr>
        <w:pStyle w:val="BodyText"/>
        <w:rPr>
          <w:lang w:eastAsia="zh-TW"/>
        </w:rPr>
      </w:pPr>
      <w:r w:rsidRPr="15457DA2">
        <w:rPr>
          <w:lang w:eastAsia="zh-TW"/>
        </w:rPr>
        <w:t xml:space="preserve">Our </w:t>
      </w:r>
      <w:proofErr w:type="spellStart"/>
      <w:r w:rsidRPr="15457DA2">
        <w:rPr>
          <w:lang w:eastAsia="zh-TW"/>
        </w:rPr>
        <w:t>unittest</w:t>
      </w:r>
      <w:proofErr w:type="spellEnd"/>
      <w:r w:rsidRPr="15457DA2">
        <w:rPr>
          <w:lang w:eastAsia="zh-TW"/>
        </w:rPr>
        <w:t xml:space="preserve"> test suite covers every module in </w:t>
      </w:r>
      <w:proofErr w:type="spellStart"/>
      <w:r w:rsidRPr="15457DA2">
        <w:rPr>
          <w:lang w:eastAsia="zh-TW"/>
        </w:rPr>
        <w:t>src</w:t>
      </w:r>
      <w:proofErr w:type="spellEnd"/>
      <w:r w:rsidRPr="15457DA2">
        <w:rPr>
          <w:lang w:eastAsia="zh-TW"/>
        </w:rPr>
        <w:t xml:space="preserve">/ against an in-memory SQLite copy of the real schema and data. We chose </w:t>
      </w:r>
      <w:proofErr w:type="spellStart"/>
      <w:r w:rsidRPr="15457DA2">
        <w:rPr>
          <w:lang w:eastAsia="zh-TW"/>
        </w:rPr>
        <w:t>unittest</w:t>
      </w:r>
      <w:proofErr w:type="spellEnd"/>
      <w:r w:rsidRPr="15457DA2">
        <w:rPr>
          <w:lang w:eastAsia="zh-TW"/>
        </w:rPr>
        <w:t xml:space="preserve"> over the more popular </w:t>
      </w:r>
      <w:proofErr w:type="spellStart"/>
      <w:r w:rsidRPr="15457DA2">
        <w:rPr>
          <w:lang w:eastAsia="zh-TW"/>
        </w:rPr>
        <w:t>pytest</w:t>
      </w:r>
      <w:proofErr w:type="spellEnd"/>
      <w:r w:rsidRPr="15457DA2">
        <w:rPr>
          <w:lang w:eastAsia="zh-TW"/>
        </w:rPr>
        <w:t xml:space="preserve"> to preserve a zero-dependency guarantee: our entire system</w:t>
      </w:r>
      <w:r w:rsidR="21649A35" w:rsidRPr="15457DA2">
        <w:rPr>
          <w:lang w:eastAsia="zh-TW"/>
        </w:rPr>
        <w:t>,</w:t>
      </w:r>
      <w:r w:rsidRPr="15457DA2">
        <w:rPr>
          <w:lang w:eastAsia="zh-TW"/>
        </w:rPr>
        <w:t xml:space="preserve"> </w:t>
      </w:r>
      <w:r w:rsidR="00F61C1A" w:rsidRPr="15457DA2">
        <w:rPr>
          <w:lang w:eastAsia="zh-TW"/>
        </w:rPr>
        <w:t>the application, both interfaces, and the test suite</w:t>
      </w:r>
      <w:r w:rsidR="020FB9B6" w:rsidRPr="15457DA2">
        <w:rPr>
          <w:lang w:eastAsia="zh-TW"/>
        </w:rPr>
        <w:t>,</w:t>
      </w:r>
      <w:r w:rsidR="00F61C1A" w:rsidRPr="15457DA2">
        <w:rPr>
          <w:lang w:eastAsia="zh-TW"/>
        </w:rPr>
        <w:t xml:space="preserve"> runs on a bare Python installation</w:t>
      </w:r>
      <w:r w:rsidRPr="15457DA2">
        <w:rPr>
          <w:lang w:eastAsia="zh-TW"/>
        </w:rPr>
        <w:t xml:space="preserve">. </w:t>
      </w:r>
      <w:r w:rsidRPr="15457DA2">
        <w:rPr>
          <w:lang w:eastAsia="zh-TW"/>
        </w:rPr>
        <w:br w:type="page"/>
      </w:r>
      <w:bookmarkStart w:id="28" w:name="_Toc235419790"/>
    </w:p>
    <w:p w14:paraId="07905DFF" w14:textId="0CE62AA7" w:rsidR="004F2246" w:rsidRPr="00344D7C" w:rsidRDefault="004F2246" w:rsidP="00344D7C">
      <w:pPr>
        <w:pStyle w:val="Heading1"/>
        <w:ind w:left="0"/>
        <w:rPr>
          <w:rFonts w:ascii="Arial" w:hAnsi="Arial" w:cs="Arial"/>
          <w:lang w:eastAsia="zh-TW"/>
        </w:rPr>
      </w:pPr>
      <w:r w:rsidRPr="00344D7C">
        <w:rPr>
          <w:rFonts w:ascii="Arial" w:hAnsi="Arial" w:cs="Arial"/>
          <w:lang w:eastAsia="zh-TW"/>
        </w:rPr>
        <w:lastRenderedPageBreak/>
        <w:t>User Acceptance Testing</w:t>
      </w:r>
      <w:bookmarkEnd w:id="28"/>
    </w:p>
    <w:p w14:paraId="16CF29A8" w14:textId="5ECD2023" w:rsidR="00C417EA" w:rsidRDefault="00C417EA" w:rsidP="00C417EA">
      <w:pPr>
        <w:pStyle w:val="BodyText"/>
        <w:rPr>
          <w:lang w:eastAsia="zh-TW"/>
        </w:rPr>
      </w:pPr>
      <w:r w:rsidRPr="15457DA2">
        <w:rPr>
          <w:lang w:eastAsia="zh-TW"/>
        </w:rPr>
        <w:t>Our full UAT evidence</w:t>
      </w:r>
      <w:r w:rsidR="3A090922" w:rsidRPr="15457DA2">
        <w:rPr>
          <w:lang w:eastAsia="zh-TW"/>
        </w:rPr>
        <w:t>,</w:t>
      </w:r>
      <w:r w:rsidRPr="15457DA2">
        <w:rPr>
          <w:lang w:eastAsia="zh-TW"/>
        </w:rPr>
        <w:t xml:space="preserve"> seven test cases and ten annotated screenshots</w:t>
      </w:r>
      <w:r w:rsidR="6539A6B7" w:rsidRPr="15457DA2">
        <w:rPr>
          <w:lang w:eastAsia="zh-TW"/>
        </w:rPr>
        <w:t>,</w:t>
      </w:r>
      <w:r w:rsidRPr="15457DA2">
        <w:rPr>
          <w:lang w:eastAsia="zh-TW"/>
        </w:rPr>
        <w:t xml:space="preserve"> is in Appendix A. We tested against ~400 rows of seed data using both the GUI and CLI; all seven cases passed. Two examples illustrate the value of the approach. </w:t>
      </w:r>
    </w:p>
    <w:p w14:paraId="0A9E406A" w14:textId="091AA310" w:rsidR="00C417EA" w:rsidRDefault="00C417EA" w:rsidP="00C417EA">
      <w:pPr>
        <w:pStyle w:val="BodyText"/>
        <w:rPr>
          <w:lang w:eastAsia="zh-TW"/>
        </w:rPr>
      </w:pPr>
      <w:r w:rsidRPr="00C417EA">
        <w:rPr>
          <w:b/>
          <w:bCs/>
          <w:lang w:eastAsia="zh-TW"/>
        </w:rPr>
        <w:t>Safe query</w:t>
      </w:r>
      <w:r w:rsidR="00442720">
        <w:rPr>
          <w:rFonts w:hint="eastAsia"/>
          <w:lang w:eastAsia="zh-TW"/>
        </w:rPr>
        <w:t xml:space="preserve">: </w:t>
      </w:r>
      <w:r w:rsidRPr="00442720">
        <w:rPr>
          <w:b/>
          <w:bCs/>
          <w:lang w:eastAsia="zh-TW"/>
        </w:rPr>
        <w:t>an aggregate report validated by boundary rows</w:t>
      </w:r>
      <w:r>
        <w:rPr>
          <w:lang w:eastAsia="zh-TW"/>
        </w:rPr>
        <w:t xml:space="preserve">. In UAT-03 (Appendix A, Figure 6), our "final-year students with an average grade above a threshold" query returned seven students at threshold = 70. Critically, Chen Wei (average 70.0) and George Papadopoulos (average 69.0) do not appear, confirming the strict &gt; semantics and correct handling of the boundary; graduated students are also correctly excluded. Demonstrating an absent row proves more than showing a present one. </w:t>
      </w:r>
    </w:p>
    <w:p w14:paraId="210D155F" w14:textId="52F3429E" w:rsidR="00C417EA" w:rsidRDefault="00C417EA" w:rsidP="00C417EA">
      <w:pPr>
        <w:pStyle w:val="BodyText"/>
        <w:rPr>
          <w:lang w:eastAsia="zh-TW"/>
        </w:rPr>
      </w:pPr>
      <w:r w:rsidRPr="15457DA2">
        <w:rPr>
          <w:b/>
          <w:bCs/>
          <w:lang w:eastAsia="zh-TW"/>
        </w:rPr>
        <w:t>Failed query</w:t>
      </w:r>
      <w:r w:rsidR="00442720" w:rsidRPr="15457DA2">
        <w:rPr>
          <w:lang w:eastAsia="zh-TW"/>
        </w:rPr>
        <w:t xml:space="preserve">: </w:t>
      </w:r>
      <w:r w:rsidRPr="15457DA2">
        <w:rPr>
          <w:b/>
          <w:bCs/>
          <w:lang w:eastAsia="zh-TW"/>
        </w:rPr>
        <w:t xml:space="preserve">a safe </w:t>
      </w:r>
      <w:proofErr w:type="gramStart"/>
      <w:r w:rsidRPr="15457DA2">
        <w:rPr>
          <w:b/>
          <w:bCs/>
          <w:lang w:eastAsia="zh-TW"/>
        </w:rPr>
        <w:t>fail</w:t>
      </w:r>
      <w:proofErr w:type="gramEnd"/>
      <w:r w:rsidRPr="15457DA2">
        <w:rPr>
          <w:b/>
          <w:bCs/>
          <w:lang w:eastAsia="zh-TW"/>
        </w:rPr>
        <w:t xml:space="preserve"> from missing input</w:t>
      </w:r>
      <w:r w:rsidRPr="15457DA2">
        <w:rPr>
          <w:lang w:eastAsia="zh-TW"/>
        </w:rPr>
        <w:t>. In UAT-02 (Appendix A, Figure 5), leaving the Lecturer surname field blank raised a "Missing input" dialog and executed no SQL. Our GUI's validation loop checks each parameter before dispatching the runner</w:t>
      </w:r>
      <w:r w:rsidR="26100E17" w:rsidRPr="15457DA2">
        <w:rPr>
          <w:lang w:eastAsia="zh-TW"/>
        </w:rPr>
        <w:t>:</w:t>
      </w:r>
      <w:r w:rsidRPr="15457DA2">
        <w:rPr>
          <w:lang w:eastAsia="zh-TW"/>
        </w:rPr>
        <w:t xml:space="preserve"> a deliberate choice to prevent incomplete queries reaching the database and returning misleading results. </w:t>
      </w:r>
    </w:p>
    <w:p w14:paraId="5E27D08F" w14:textId="0343EEFC" w:rsidR="008E5285" w:rsidRPr="008E5285" w:rsidRDefault="00C417EA" w:rsidP="00C417EA">
      <w:pPr>
        <w:pStyle w:val="BodyText"/>
      </w:pPr>
      <w:r w:rsidRPr="15457DA2">
        <w:rPr>
          <w:lang w:eastAsia="zh-TW"/>
        </w:rPr>
        <w:t>The equivalent CLI outputs</w:t>
      </w:r>
      <w:r w:rsidR="0BB994D2" w:rsidRPr="15457DA2">
        <w:rPr>
          <w:lang w:eastAsia="zh-TW"/>
        </w:rPr>
        <w:t>;</w:t>
      </w:r>
      <w:r w:rsidRPr="15457DA2">
        <w:rPr>
          <w:lang w:eastAsia="zh-TW"/>
        </w:rPr>
        <w:t xml:space="preserve"> menu, results table </w:t>
      </w:r>
      <w:proofErr w:type="gramStart"/>
      <w:r w:rsidRPr="15457DA2">
        <w:rPr>
          <w:lang w:eastAsia="zh-TW"/>
        </w:rPr>
        <w:t>and ?</w:t>
      </w:r>
      <w:proofErr w:type="gramEnd"/>
      <w:r w:rsidRPr="15457DA2">
        <w:rPr>
          <w:lang w:eastAsia="zh-TW"/>
        </w:rPr>
        <w:t xml:space="preserve"> parameter listing (Appendix A.4, Figures 12–14)</w:t>
      </w:r>
      <w:r w:rsidR="4F315CCE" w:rsidRPr="15457DA2">
        <w:rPr>
          <w:lang w:eastAsia="zh-TW"/>
        </w:rPr>
        <w:t>,</w:t>
      </w:r>
      <w:r w:rsidRPr="15457DA2">
        <w:rPr>
          <w:lang w:eastAsia="zh-TW"/>
        </w:rPr>
        <w:t xml:space="preserve"> confirm that our catalogue-driven architecture holds across both interfaces.</w:t>
      </w:r>
    </w:p>
    <w:p w14:paraId="1B00ED26" w14:textId="557C4B01" w:rsidR="15457DA2" w:rsidRDefault="15457DA2">
      <w:r>
        <w:br w:type="page"/>
      </w:r>
    </w:p>
    <w:p w14:paraId="4872B18A" w14:textId="2486F597" w:rsidR="004F2246" w:rsidRDefault="004F2246" w:rsidP="004F2246">
      <w:pPr>
        <w:pStyle w:val="Heading1"/>
        <w:ind w:left="0"/>
        <w:rPr>
          <w:rFonts w:ascii="Arial" w:hAnsi="Arial" w:cs="Arial"/>
          <w:lang w:eastAsia="zh-TW"/>
        </w:rPr>
      </w:pPr>
      <w:bookmarkStart w:id="29" w:name="_Toc235419791"/>
      <w:r w:rsidRPr="15457DA2">
        <w:rPr>
          <w:rFonts w:ascii="Arial" w:hAnsi="Arial" w:cs="Arial"/>
          <w:lang w:eastAsia="zh-TW"/>
        </w:rPr>
        <w:lastRenderedPageBreak/>
        <w:t>Known Limitations and Extension Path</w:t>
      </w:r>
      <w:bookmarkEnd w:id="29"/>
    </w:p>
    <w:p w14:paraId="7311D3EC" w14:textId="42B7EB45" w:rsidR="004F2246" w:rsidRDefault="004F2246" w:rsidP="004F2246">
      <w:pPr>
        <w:pStyle w:val="BodyText"/>
        <w:rPr>
          <w:lang w:eastAsia="zh-TW"/>
        </w:rPr>
      </w:pPr>
      <w:r w:rsidRPr="15457DA2">
        <w:rPr>
          <w:lang w:eastAsia="zh-TW"/>
        </w:rPr>
        <w:t>The most significant modelling flaw we identified</w:t>
      </w:r>
      <w:r w:rsidR="61225250" w:rsidRPr="15457DA2">
        <w:rPr>
          <w:lang w:eastAsia="zh-TW"/>
        </w:rPr>
        <w:t>,</w:t>
      </w:r>
      <w:r w:rsidRPr="15457DA2">
        <w:rPr>
          <w:lang w:eastAsia="zh-TW"/>
        </w:rPr>
        <w:t xml:space="preserve"> and the strongest single item for critical reflection</w:t>
      </w:r>
      <w:r w:rsidR="21C5EE14" w:rsidRPr="15457DA2">
        <w:rPr>
          <w:lang w:eastAsia="zh-TW"/>
        </w:rPr>
        <w:t>,</w:t>
      </w:r>
      <w:r w:rsidRPr="15457DA2">
        <w:rPr>
          <w:lang w:eastAsia="zh-TW"/>
        </w:rPr>
        <w:t xml:space="preserve"> is that teaching is currently derived from enrolments. We have no </w:t>
      </w:r>
      <w:proofErr w:type="spellStart"/>
      <w:r w:rsidRPr="15457DA2">
        <w:rPr>
          <w:lang w:eastAsia="zh-TW"/>
        </w:rPr>
        <w:t>course_lecturers</w:t>
      </w:r>
      <w:proofErr w:type="spellEnd"/>
      <w:r w:rsidRPr="15457DA2">
        <w:rPr>
          <w:lang w:eastAsia="zh-TW"/>
        </w:rPr>
        <w:t xml:space="preserve"> assignment table, so "who teaches course X" comes from </w:t>
      </w:r>
      <w:proofErr w:type="spellStart"/>
      <w:proofErr w:type="gramStart"/>
      <w:r w:rsidRPr="15457DA2">
        <w:rPr>
          <w:lang w:eastAsia="zh-TW"/>
        </w:rPr>
        <w:t>enrollments.lecturer</w:t>
      </w:r>
      <w:proofErr w:type="gramEnd"/>
      <w:r w:rsidRPr="15457DA2">
        <w:rPr>
          <w:lang w:eastAsia="zh-TW"/>
        </w:rPr>
        <w:t>_id</w:t>
      </w:r>
      <w:proofErr w:type="spellEnd"/>
      <w:r w:rsidRPr="15457DA2">
        <w:rPr>
          <w:lang w:eastAsia="zh-TW"/>
        </w:rPr>
        <w:t>. A course with no students</w:t>
      </w:r>
      <w:r w:rsidR="00442720" w:rsidRPr="15457DA2">
        <w:rPr>
          <w:lang w:eastAsia="zh-TW"/>
        </w:rPr>
        <w:t>,</w:t>
      </w:r>
      <w:r w:rsidRPr="15457DA2">
        <w:rPr>
          <w:lang w:eastAsia="zh-TW"/>
        </w:rPr>
        <w:t xml:space="preserve"> therefore</w:t>
      </w:r>
      <w:r w:rsidR="00442720" w:rsidRPr="15457DA2">
        <w:rPr>
          <w:lang w:eastAsia="zh-TW"/>
        </w:rPr>
        <w:t>,</w:t>
      </w:r>
      <w:r w:rsidRPr="15457DA2">
        <w:rPr>
          <w:lang w:eastAsia="zh-TW"/>
        </w:rPr>
        <w:t xml:space="preserve"> has no lecturer in our system, an existence dependency we created by inferring a relationship instead of storing it. We discovered this during testing when the elective "Business Strategy" had no lecturer visible; we corrected the seed data and added a data-integrity test asserting "every course has a lecturer", but the correct long-term fix is a dedicated </w:t>
      </w:r>
      <w:proofErr w:type="spellStart"/>
      <w:r w:rsidRPr="15457DA2">
        <w:rPr>
          <w:lang w:eastAsia="zh-TW"/>
        </w:rPr>
        <w:t>course_lecturers</w:t>
      </w:r>
      <w:proofErr w:type="spellEnd"/>
      <w:r w:rsidRPr="15457DA2">
        <w:rPr>
          <w:lang w:eastAsia="zh-TW"/>
        </w:rPr>
        <w:t xml:space="preserve"> table. </w:t>
      </w:r>
    </w:p>
    <w:p w14:paraId="0DFBE7F1" w14:textId="1ABF8817" w:rsidR="004F2246" w:rsidRDefault="004F2246" w:rsidP="004F2246">
      <w:pPr>
        <w:pStyle w:val="BodyText"/>
      </w:pPr>
      <w:r w:rsidRPr="15457DA2">
        <w:rPr>
          <w:lang w:eastAsia="zh-TW"/>
        </w:rPr>
        <w:t xml:space="preserve">Our application is also </w:t>
      </w:r>
      <w:proofErr w:type="gramStart"/>
      <w:r w:rsidRPr="15457DA2">
        <w:rPr>
          <w:lang w:eastAsia="zh-TW"/>
        </w:rPr>
        <w:t>single-user</w:t>
      </w:r>
      <w:proofErr w:type="gramEnd"/>
      <w:r w:rsidRPr="15457DA2">
        <w:rPr>
          <w:lang w:eastAsia="zh-TW"/>
        </w:rPr>
        <w:t xml:space="preserve"> by design, has no authentication, and is read-only. Because we hold personal data</w:t>
      </w:r>
      <w:r w:rsidR="59BE8B00" w:rsidRPr="15457DA2">
        <w:rPr>
          <w:lang w:eastAsia="zh-TW"/>
        </w:rPr>
        <w:t>,</w:t>
      </w:r>
      <w:r w:rsidRPr="15457DA2">
        <w:rPr>
          <w:lang w:eastAsia="zh-TW"/>
        </w:rPr>
        <w:t xml:space="preserve"> contact details and disciplinary records</w:t>
      </w:r>
      <w:r w:rsidR="20FF0D46" w:rsidRPr="15457DA2">
        <w:rPr>
          <w:lang w:eastAsia="zh-TW"/>
        </w:rPr>
        <w:t>,</w:t>
      </w:r>
      <w:r w:rsidRPr="15457DA2">
        <w:rPr>
          <w:lang w:eastAsia="zh-TW"/>
        </w:rPr>
        <w:t xml:space="preserve"> any multi-user deployment would fall within the scope of the General Data Protection Regulation, which requires that personal data be processed lawfully and securely, with appropriate access controls and integrity safeguards (European Parliament and Council of the European Union, 2016). Role-based access control would therefore be a prerequisite, not an optional extra. Our </w:t>
      </w:r>
      <w:proofErr w:type="spellStart"/>
      <w:r w:rsidRPr="15457DA2">
        <w:rPr>
          <w:lang w:eastAsia="zh-TW"/>
        </w:rPr>
        <w:t>prioritised</w:t>
      </w:r>
      <w:proofErr w:type="spellEnd"/>
      <w:r w:rsidRPr="15457DA2">
        <w:rPr>
          <w:lang w:eastAsia="zh-TW"/>
        </w:rPr>
        <w:t xml:space="preserve"> extension roadmap</w:t>
      </w:r>
      <w:r w:rsidR="73B7BAE5" w:rsidRPr="15457DA2">
        <w:rPr>
          <w:lang w:eastAsia="zh-TW"/>
        </w:rPr>
        <w:t>,</w:t>
      </w:r>
      <w:r w:rsidRPr="15457DA2">
        <w:rPr>
          <w:lang w:eastAsia="zh-TW"/>
        </w:rPr>
        <w:t xml:space="preserve"> from a shared departmental server through to cloud deployment</w:t>
      </w:r>
      <w:r w:rsidR="4B78E312" w:rsidRPr="15457DA2">
        <w:rPr>
          <w:lang w:eastAsia="zh-TW"/>
        </w:rPr>
        <w:t>,</w:t>
      </w:r>
      <w:r w:rsidRPr="15457DA2">
        <w:rPr>
          <w:lang w:eastAsia="zh-TW"/>
        </w:rPr>
        <w:t xml:space="preserve"> is documented in Appendix B.</w:t>
      </w:r>
    </w:p>
    <w:p w14:paraId="7F30D809" w14:textId="5954F43F" w:rsidR="15457DA2" w:rsidRDefault="15457DA2">
      <w:r>
        <w:br w:type="page"/>
      </w:r>
    </w:p>
    <w:p w14:paraId="13FDCEE9" w14:textId="2D2395CF" w:rsidR="004F2246" w:rsidRDefault="004F2246" w:rsidP="004F2246">
      <w:pPr>
        <w:pStyle w:val="Heading1"/>
        <w:ind w:left="0"/>
        <w:rPr>
          <w:rFonts w:ascii="Arial" w:hAnsi="Arial" w:cs="Arial"/>
          <w:lang w:eastAsia="zh-TW"/>
        </w:rPr>
      </w:pPr>
      <w:bookmarkStart w:id="30" w:name="_Toc235419792"/>
      <w:r w:rsidRPr="15457DA2">
        <w:rPr>
          <w:rFonts w:ascii="Arial" w:hAnsi="Arial" w:cs="Arial"/>
          <w:lang w:eastAsia="zh-TW"/>
        </w:rPr>
        <w:lastRenderedPageBreak/>
        <w:t>Conclusions</w:t>
      </w:r>
      <w:bookmarkEnd w:id="30"/>
    </w:p>
    <w:p w14:paraId="0AF789A1" w14:textId="1AEA079E" w:rsidR="004F2246" w:rsidRPr="004F2246" w:rsidRDefault="004F2246" w:rsidP="004F2246">
      <w:pPr>
        <w:pStyle w:val="BodyText"/>
        <w:rPr>
          <w:lang w:eastAsia="zh-TW"/>
        </w:rPr>
      </w:pPr>
      <w:r w:rsidRPr="15457DA2">
        <w:rPr>
          <w:lang w:eastAsia="zh-TW"/>
        </w:rPr>
        <w:t xml:space="preserve">We have delivered a </w:t>
      </w:r>
      <w:proofErr w:type="spellStart"/>
      <w:r w:rsidRPr="15457DA2">
        <w:rPr>
          <w:lang w:eastAsia="zh-TW"/>
        </w:rPr>
        <w:t>normalised</w:t>
      </w:r>
      <w:proofErr w:type="spellEnd"/>
      <w:r w:rsidRPr="15457DA2">
        <w:rPr>
          <w:lang w:eastAsia="zh-TW"/>
        </w:rPr>
        <w:t xml:space="preserve"> 20-table university record system with two Python interfaces, nine </w:t>
      </w:r>
      <w:proofErr w:type="spellStart"/>
      <w:r w:rsidRPr="15457DA2">
        <w:rPr>
          <w:lang w:eastAsia="zh-TW"/>
        </w:rPr>
        <w:t>parameterised</w:t>
      </w:r>
      <w:proofErr w:type="spellEnd"/>
      <w:r w:rsidRPr="15457DA2">
        <w:rPr>
          <w:lang w:eastAsia="zh-TW"/>
        </w:rPr>
        <w:t xml:space="preserve"> queries, dual SQLite/MySQL </w:t>
      </w:r>
      <w:r w:rsidR="00F61C1A" w:rsidRPr="15457DA2">
        <w:rPr>
          <w:lang w:eastAsia="zh-TW"/>
        </w:rPr>
        <w:t>backends, comprehensive unit testing,</w:t>
      </w:r>
      <w:r w:rsidRPr="15457DA2">
        <w:rPr>
          <w:lang w:eastAsia="zh-TW"/>
        </w:rPr>
        <w:t xml:space="preserve"> and PEP-8-compliant code. Our layered architecture and zero-dependency test suite absorbed </w:t>
      </w:r>
      <w:proofErr w:type="gramStart"/>
      <w:r w:rsidRPr="15457DA2">
        <w:rPr>
          <w:lang w:eastAsia="zh-TW"/>
        </w:rPr>
        <w:t>a mid</w:t>
      </w:r>
      <w:proofErr w:type="gramEnd"/>
      <w:r w:rsidRPr="15457DA2">
        <w:rPr>
          <w:lang w:eastAsia="zh-TW"/>
        </w:rPr>
        <w:t xml:space="preserve">-project schema </w:t>
      </w:r>
      <w:proofErr w:type="spellStart"/>
      <w:r w:rsidRPr="15457DA2">
        <w:rPr>
          <w:lang w:eastAsia="zh-TW"/>
        </w:rPr>
        <w:t>normalisation</w:t>
      </w:r>
      <w:proofErr w:type="spellEnd"/>
      <w:r w:rsidRPr="15457DA2">
        <w:rPr>
          <w:lang w:eastAsia="zh-TW"/>
        </w:rPr>
        <w:t xml:space="preserve"> without incident and, as Appendix B expands, give us a clear path from this MVP to a multi-user production deployment. Beyond simply delivering the system, working through it has taught us to defend our design choices against the alternatives we rejected</w:t>
      </w:r>
      <w:r w:rsidR="1EF69D4C" w:rsidRPr="15457DA2">
        <w:rPr>
          <w:lang w:eastAsia="zh-TW"/>
        </w:rPr>
        <w:t>;</w:t>
      </w:r>
      <w:r w:rsidRPr="15457DA2">
        <w:rPr>
          <w:lang w:eastAsia="zh-TW"/>
        </w:rPr>
        <w:t xml:space="preserve"> a habit we intend to carry into future work. Our UAT (Appendix A) confirms that </w:t>
      </w:r>
      <w:r w:rsidR="007D501D" w:rsidRPr="15457DA2">
        <w:rPr>
          <w:lang w:eastAsia="zh-TW"/>
        </w:rPr>
        <w:t>all functional requirements in the brief are</w:t>
      </w:r>
      <w:r w:rsidRPr="15457DA2">
        <w:rPr>
          <w:lang w:eastAsia="zh-TW"/>
        </w:rPr>
        <w:t xml:space="preserve"> met.</w:t>
      </w:r>
    </w:p>
    <w:p w14:paraId="556795D1" w14:textId="3AB0347B" w:rsidR="004F2246" w:rsidRPr="00060902" w:rsidRDefault="00B66764" w:rsidP="004F2246">
      <w:pPr>
        <w:pStyle w:val="Heading1"/>
        <w:numPr>
          <w:ilvl w:val="0"/>
          <w:numId w:val="0"/>
        </w:numPr>
        <w:rPr>
          <w:rFonts w:ascii="Arial" w:hAnsi="Arial" w:cs="Arial"/>
        </w:rPr>
      </w:pPr>
      <w:r>
        <w:br w:type="page"/>
      </w:r>
      <w:bookmarkStart w:id="31" w:name="_Toc235419793"/>
      <w:r w:rsidR="00C673FA" w:rsidRPr="00060902">
        <w:rPr>
          <w:rFonts w:ascii="Arial" w:hAnsi="Arial" w:cs="Arial"/>
        </w:rPr>
        <w:lastRenderedPageBreak/>
        <w:t>R</w:t>
      </w:r>
      <w:bookmarkEnd w:id="31"/>
      <w:r w:rsidR="005D00F3">
        <w:rPr>
          <w:rFonts w:ascii="Arial" w:hAnsi="Arial" w:cs="Arial"/>
        </w:rPr>
        <w:t>eferences</w:t>
      </w:r>
    </w:p>
    <w:p w14:paraId="52CA7F94" w14:textId="04D60552" w:rsidR="00256245" w:rsidRPr="00256245" w:rsidRDefault="00256245" w:rsidP="00256245">
      <w:pPr>
        <w:spacing w:before="100" w:beforeAutospacing="1" w:after="100" w:afterAutospacing="1" w:line="300" w:lineRule="atLeast"/>
        <w:rPr>
          <w:rFonts w:ascii="Arial" w:eastAsia="Times New Roman" w:hAnsi="Arial" w:cs="Arial"/>
          <w:sz w:val="21"/>
          <w:szCs w:val="21"/>
          <w:lang w:eastAsia="zh-TW" w:bidi="ar-SA"/>
        </w:rPr>
      </w:pPr>
      <w:r w:rsidRPr="00256245">
        <w:rPr>
          <w:rFonts w:ascii="Arial" w:eastAsia="Times New Roman" w:hAnsi="Arial" w:cs="Arial"/>
          <w:sz w:val="21"/>
          <w:szCs w:val="21"/>
          <w:lang w:eastAsia="zh-TW" w:bidi="ar-SA"/>
        </w:rPr>
        <w:t xml:space="preserve">Codd, E.F. (1970) 'A relational model of data for </w:t>
      </w:r>
      <w:proofErr w:type="gramStart"/>
      <w:r w:rsidRPr="00256245">
        <w:rPr>
          <w:rFonts w:ascii="Arial" w:eastAsia="Times New Roman" w:hAnsi="Arial" w:cs="Arial"/>
          <w:sz w:val="21"/>
          <w:szCs w:val="21"/>
          <w:lang w:eastAsia="zh-TW" w:bidi="ar-SA"/>
        </w:rPr>
        <w:t>large shared</w:t>
      </w:r>
      <w:proofErr w:type="gramEnd"/>
      <w:r w:rsidRPr="00256245">
        <w:rPr>
          <w:rFonts w:ascii="Arial" w:eastAsia="Times New Roman" w:hAnsi="Arial" w:cs="Arial"/>
          <w:sz w:val="21"/>
          <w:szCs w:val="21"/>
          <w:lang w:eastAsia="zh-TW" w:bidi="ar-SA"/>
        </w:rPr>
        <w:t xml:space="preserve"> data banks', </w:t>
      </w:r>
      <w:r w:rsidRPr="00256245">
        <w:rPr>
          <w:rFonts w:ascii="Arial" w:eastAsia="Times New Roman" w:hAnsi="Arial" w:cs="Arial"/>
          <w:i/>
          <w:iCs/>
          <w:sz w:val="21"/>
          <w:szCs w:val="21"/>
          <w:lang w:eastAsia="zh-TW" w:bidi="ar-SA"/>
        </w:rPr>
        <w:t>Communications of the ACM</w:t>
      </w:r>
      <w:r w:rsidRPr="00256245">
        <w:rPr>
          <w:rFonts w:ascii="Arial" w:eastAsia="Times New Roman" w:hAnsi="Arial" w:cs="Arial"/>
          <w:sz w:val="21"/>
          <w:szCs w:val="21"/>
          <w:lang w:eastAsia="zh-TW" w:bidi="ar-SA"/>
        </w:rPr>
        <w:t xml:space="preserve">, 13(6), pp. 377–387. Available at: </w:t>
      </w:r>
      <w:hyperlink r:id="rId13" w:history="1">
        <w:r w:rsidRPr="00256245">
          <w:rPr>
            <w:rStyle w:val="Hyperlink"/>
            <w:rFonts w:ascii="Arial" w:eastAsia="Times New Roman" w:hAnsi="Arial" w:cs="Arial"/>
            <w:sz w:val="21"/>
            <w:szCs w:val="21"/>
            <w:lang w:eastAsia="zh-TW" w:bidi="ar-SA"/>
          </w:rPr>
          <w:t>https://web.eecs.umich.edu/~michjc/eecs584/Papers/codd_1970.pdf</w:t>
        </w:r>
      </w:hyperlink>
      <w:r w:rsidRPr="00256245">
        <w:rPr>
          <w:rFonts w:ascii="Arial" w:eastAsia="Times New Roman" w:hAnsi="Arial" w:cs="Arial"/>
          <w:sz w:val="21"/>
          <w:szCs w:val="21"/>
          <w:lang w:eastAsia="zh-TW" w:bidi="ar-SA"/>
        </w:rPr>
        <w:t xml:space="preserve"> (Accessed: 19 July 2026).</w:t>
      </w:r>
    </w:p>
    <w:p w14:paraId="3D8D3B8A" w14:textId="56F05A4E" w:rsidR="00256245" w:rsidRPr="00256245" w:rsidRDefault="00256245" w:rsidP="00256245">
      <w:pPr>
        <w:spacing w:before="100" w:beforeAutospacing="1" w:after="100" w:afterAutospacing="1" w:line="300" w:lineRule="atLeast"/>
        <w:rPr>
          <w:rFonts w:ascii="Arial" w:eastAsia="Times New Roman" w:hAnsi="Arial" w:cs="Arial"/>
          <w:sz w:val="21"/>
          <w:szCs w:val="21"/>
          <w:lang w:eastAsia="zh-TW" w:bidi="ar-SA"/>
        </w:rPr>
      </w:pPr>
      <w:r w:rsidRPr="00256245">
        <w:rPr>
          <w:rFonts w:ascii="Arial" w:eastAsia="Times New Roman" w:hAnsi="Arial" w:cs="Arial"/>
          <w:sz w:val="21"/>
          <w:szCs w:val="21"/>
          <w:lang w:eastAsia="zh-TW" w:bidi="ar-SA"/>
        </w:rPr>
        <w:t xml:space="preserve">European Parliament and Council of the European Union (2016) </w:t>
      </w:r>
      <w:r w:rsidRPr="00256245">
        <w:rPr>
          <w:rFonts w:ascii="Arial" w:eastAsia="Times New Roman" w:hAnsi="Arial" w:cs="Arial"/>
          <w:i/>
          <w:iCs/>
          <w:sz w:val="21"/>
          <w:szCs w:val="21"/>
          <w:lang w:eastAsia="zh-TW" w:bidi="ar-SA"/>
        </w:rPr>
        <w:t xml:space="preserve">Regulation (EU) 2016/679 of the European Parliament and of the Council of 27 April 2016 on the protection of natural </w:t>
      </w:r>
      <w:proofErr w:type="gramStart"/>
      <w:r w:rsidRPr="00256245">
        <w:rPr>
          <w:rFonts w:ascii="Arial" w:eastAsia="Times New Roman" w:hAnsi="Arial" w:cs="Arial"/>
          <w:i/>
          <w:iCs/>
          <w:sz w:val="21"/>
          <w:szCs w:val="21"/>
          <w:lang w:eastAsia="zh-TW" w:bidi="ar-SA"/>
        </w:rPr>
        <w:t>persons</w:t>
      </w:r>
      <w:proofErr w:type="gramEnd"/>
      <w:r w:rsidRPr="00256245">
        <w:rPr>
          <w:rFonts w:ascii="Arial" w:eastAsia="Times New Roman" w:hAnsi="Arial" w:cs="Arial"/>
          <w:i/>
          <w:iCs/>
          <w:sz w:val="21"/>
          <w:szCs w:val="21"/>
          <w:lang w:eastAsia="zh-TW" w:bidi="ar-SA"/>
        </w:rPr>
        <w:t xml:space="preserve"> </w:t>
      </w:r>
      <w:proofErr w:type="gramStart"/>
      <w:r w:rsidRPr="00256245">
        <w:rPr>
          <w:rFonts w:ascii="Arial" w:eastAsia="Times New Roman" w:hAnsi="Arial" w:cs="Arial"/>
          <w:i/>
          <w:iCs/>
          <w:sz w:val="21"/>
          <w:szCs w:val="21"/>
          <w:lang w:eastAsia="zh-TW" w:bidi="ar-SA"/>
        </w:rPr>
        <w:t>with regard to</w:t>
      </w:r>
      <w:proofErr w:type="gramEnd"/>
      <w:r w:rsidRPr="00256245">
        <w:rPr>
          <w:rFonts w:ascii="Arial" w:eastAsia="Times New Roman" w:hAnsi="Arial" w:cs="Arial"/>
          <w:i/>
          <w:iCs/>
          <w:sz w:val="21"/>
          <w:szCs w:val="21"/>
          <w:lang w:eastAsia="zh-TW" w:bidi="ar-SA"/>
        </w:rPr>
        <w:t xml:space="preserve"> the processing of personal data and on the free movement of such data (General Data Protection Regulation)</w:t>
      </w:r>
      <w:r w:rsidRPr="00256245">
        <w:rPr>
          <w:rFonts w:ascii="Arial" w:eastAsia="Times New Roman" w:hAnsi="Arial" w:cs="Arial"/>
          <w:sz w:val="21"/>
          <w:szCs w:val="21"/>
          <w:lang w:eastAsia="zh-TW" w:bidi="ar-SA"/>
        </w:rPr>
        <w:t xml:space="preserve">. Available at: </w:t>
      </w:r>
      <w:hyperlink r:id="rId14" w:history="1">
        <w:r w:rsidRPr="00256245">
          <w:rPr>
            <w:rStyle w:val="Hyperlink"/>
            <w:rFonts w:ascii="Arial" w:eastAsia="Times New Roman" w:hAnsi="Arial" w:cs="Arial"/>
            <w:sz w:val="21"/>
            <w:szCs w:val="21"/>
            <w:lang w:eastAsia="zh-TW" w:bidi="ar-SA"/>
          </w:rPr>
          <w:t>https://eur-lex.europa.eu/legal-content/EN/TXT/PDF/?uri=CELEX:32016R0679</w:t>
        </w:r>
      </w:hyperlink>
      <w:r w:rsidRPr="00256245">
        <w:rPr>
          <w:rFonts w:ascii="Arial" w:eastAsia="Times New Roman" w:hAnsi="Arial" w:cs="Arial"/>
          <w:sz w:val="21"/>
          <w:szCs w:val="21"/>
          <w:lang w:eastAsia="zh-TW" w:bidi="ar-SA"/>
        </w:rPr>
        <w:t xml:space="preserve"> (Accessed: 19 July 2026).</w:t>
      </w:r>
    </w:p>
    <w:p w14:paraId="6E31F0C0" w14:textId="41267475" w:rsidR="00256245" w:rsidRPr="00256245" w:rsidRDefault="00256245" w:rsidP="00256245">
      <w:pPr>
        <w:spacing w:before="100" w:beforeAutospacing="1" w:after="100" w:afterAutospacing="1" w:line="300" w:lineRule="atLeast"/>
        <w:rPr>
          <w:rFonts w:ascii="Arial" w:eastAsia="Times New Roman" w:hAnsi="Arial" w:cs="Arial"/>
          <w:sz w:val="21"/>
          <w:szCs w:val="21"/>
          <w:lang w:eastAsia="zh-TW" w:bidi="ar-SA"/>
        </w:rPr>
      </w:pPr>
      <w:proofErr w:type="spellStart"/>
      <w:r w:rsidRPr="00256245">
        <w:rPr>
          <w:rFonts w:ascii="Arial" w:eastAsia="Times New Roman" w:hAnsi="Arial" w:cs="Arial"/>
          <w:sz w:val="21"/>
          <w:szCs w:val="21"/>
          <w:lang w:eastAsia="zh-TW" w:bidi="ar-SA"/>
        </w:rPr>
        <w:t>Kishansing</w:t>
      </w:r>
      <w:proofErr w:type="spellEnd"/>
      <w:r w:rsidRPr="00256245">
        <w:rPr>
          <w:rFonts w:ascii="Arial" w:eastAsia="Times New Roman" w:hAnsi="Arial" w:cs="Arial"/>
          <w:sz w:val="21"/>
          <w:szCs w:val="21"/>
          <w:lang w:eastAsia="zh-TW" w:bidi="ar-SA"/>
        </w:rPr>
        <w:t xml:space="preserve">, D.G. and Suthar, S.M. (2014) 'Study of the ANSI/SPARC architecture', </w:t>
      </w:r>
      <w:r w:rsidRPr="00256245">
        <w:rPr>
          <w:rFonts w:ascii="Arial" w:eastAsia="Times New Roman" w:hAnsi="Arial" w:cs="Arial"/>
          <w:i/>
          <w:iCs/>
          <w:sz w:val="21"/>
          <w:szCs w:val="21"/>
          <w:lang w:eastAsia="zh-TW" w:bidi="ar-SA"/>
        </w:rPr>
        <w:t>International Journal of Modern Trends in Engineering and Research</w:t>
      </w:r>
      <w:r w:rsidRPr="00256245">
        <w:rPr>
          <w:rFonts w:ascii="Arial" w:eastAsia="Times New Roman" w:hAnsi="Arial" w:cs="Arial"/>
          <w:sz w:val="21"/>
          <w:szCs w:val="21"/>
          <w:lang w:eastAsia="zh-TW" w:bidi="ar-SA"/>
        </w:rPr>
        <w:t xml:space="preserve">, 1(3). Available at: </w:t>
      </w:r>
      <w:hyperlink r:id="rId15" w:history="1">
        <w:r w:rsidRPr="00256245">
          <w:rPr>
            <w:rStyle w:val="Hyperlink"/>
            <w:rFonts w:ascii="Arial" w:eastAsia="Times New Roman" w:hAnsi="Arial" w:cs="Arial"/>
            <w:sz w:val="21"/>
            <w:szCs w:val="21"/>
            <w:lang w:eastAsia="zh-TW" w:bidi="ar-SA"/>
          </w:rPr>
          <w:t>https://www.scispace.com/pdf/study-of-the-ansi-sparc-architecture-2r4jhs6alz.pdf</w:t>
        </w:r>
      </w:hyperlink>
      <w:r w:rsidRPr="00256245">
        <w:rPr>
          <w:rFonts w:ascii="Arial" w:eastAsia="Times New Roman" w:hAnsi="Arial" w:cs="Arial"/>
          <w:sz w:val="21"/>
          <w:szCs w:val="21"/>
          <w:lang w:eastAsia="zh-TW" w:bidi="ar-SA"/>
        </w:rPr>
        <w:t xml:space="preserve"> (Accessed: 19 July 2026).</w:t>
      </w:r>
    </w:p>
    <w:p w14:paraId="0CEDEADE" w14:textId="435ACE09" w:rsidR="00256245" w:rsidRPr="00256245" w:rsidRDefault="00256245" w:rsidP="00256245">
      <w:pPr>
        <w:spacing w:before="100" w:beforeAutospacing="1" w:after="100" w:afterAutospacing="1" w:line="300" w:lineRule="atLeast"/>
        <w:rPr>
          <w:rFonts w:ascii="Arial" w:eastAsia="Times New Roman" w:hAnsi="Arial" w:cs="Arial"/>
          <w:sz w:val="21"/>
          <w:szCs w:val="21"/>
          <w:lang w:eastAsia="zh-TW" w:bidi="ar-SA"/>
        </w:rPr>
      </w:pPr>
      <w:r w:rsidRPr="00256245">
        <w:rPr>
          <w:rFonts w:ascii="Arial" w:eastAsia="Times New Roman" w:hAnsi="Arial" w:cs="Arial"/>
          <w:sz w:val="21"/>
          <w:szCs w:val="21"/>
          <w:lang w:eastAsia="zh-TW" w:bidi="ar-SA"/>
        </w:rPr>
        <w:t xml:space="preserve">Lemburg, M.-A. (2001) </w:t>
      </w:r>
      <w:r w:rsidRPr="00256245">
        <w:rPr>
          <w:rFonts w:ascii="Arial" w:eastAsia="Times New Roman" w:hAnsi="Arial" w:cs="Arial"/>
          <w:i/>
          <w:iCs/>
          <w:sz w:val="21"/>
          <w:szCs w:val="21"/>
          <w:lang w:eastAsia="zh-TW" w:bidi="ar-SA"/>
        </w:rPr>
        <w:t>PEP 249 – Python Database API Specification v2.0</w:t>
      </w:r>
      <w:r w:rsidRPr="00256245">
        <w:rPr>
          <w:rFonts w:ascii="Arial" w:eastAsia="Times New Roman" w:hAnsi="Arial" w:cs="Arial"/>
          <w:sz w:val="21"/>
          <w:szCs w:val="21"/>
          <w:lang w:eastAsia="zh-TW" w:bidi="ar-SA"/>
        </w:rPr>
        <w:t xml:space="preserve">. Available at: </w:t>
      </w:r>
      <w:hyperlink r:id="rId16" w:history="1">
        <w:r w:rsidRPr="00256245">
          <w:rPr>
            <w:rStyle w:val="Hyperlink"/>
            <w:rFonts w:ascii="Arial" w:eastAsia="Times New Roman" w:hAnsi="Arial" w:cs="Arial"/>
            <w:sz w:val="21"/>
            <w:szCs w:val="21"/>
            <w:lang w:eastAsia="zh-TW" w:bidi="ar-SA"/>
          </w:rPr>
          <w:t>https://peps.python.org/pep-0249/</w:t>
        </w:r>
      </w:hyperlink>
      <w:r w:rsidRPr="00256245">
        <w:rPr>
          <w:rFonts w:ascii="Arial" w:eastAsia="Times New Roman" w:hAnsi="Arial" w:cs="Arial"/>
          <w:sz w:val="21"/>
          <w:szCs w:val="21"/>
          <w:lang w:eastAsia="zh-TW" w:bidi="ar-SA"/>
        </w:rPr>
        <w:t xml:space="preserve"> (Accessed: 19 July 2026).</w:t>
      </w:r>
    </w:p>
    <w:p w14:paraId="1E57F688" w14:textId="279867CB" w:rsidR="00256245" w:rsidRPr="00256245" w:rsidRDefault="00256245" w:rsidP="00256245">
      <w:pPr>
        <w:spacing w:before="100" w:beforeAutospacing="1" w:after="100" w:afterAutospacing="1" w:line="300" w:lineRule="atLeast"/>
        <w:rPr>
          <w:rFonts w:ascii="Arial" w:eastAsia="Times New Roman" w:hAnsi="Arial" w:cs="Arial"/>
          <w:sz w:val="21"/>
          <w:szCs w:val="21"/>
          <w:lang w:eastAsia="zh-TW" w:bidi="ar-SA"/>
        </w:rPr>
      </w:pPr>
      <w:r w:rsidRPr="00256245">
        <w:rPr>
          <w:rFonts w:ascii="Arial" w:eastAsia="Times New Roman" w:hAnsi="Arial" w:cs="Arial"/>
          <w:sz w:val="21"/>
          <w:szCs w:val="21"/>
          <w:lang w:eastAsia="zh-TW" w:bidi="ar-SA"/>
        </w:rPr>
        <w:t xml:space="preserve">OWASP Foundation (no date) </w:t>
      </w:r>
      <w:r w:rsidRPr="00256245">
        <w:rPr>
          <w:rFonts w:ascii="Arial" w:eastAsia="Times New Roman" w:hAnsi="Arial" w:cs="Arial"/>
          <w:i/>
          <w:iCs/>
          <w:sz w:val="21"/>
          <w:szCs w:val="21"/>
          <w:lang w:eastAsia="zh-TW" w:bidi="ar-SA"/>
        </w:rPr>
        <w:t>SQL injection prevention cheat sheet</w:t>
      </w:r>
      <w:r w:rsidRPr="00256245">
        <w:rPr>
          <w:rFonts w:ascii="Arial" w:eastAsia="Times New Roman" w:hAnsi="Arial" w:cs="Arial"/>
          <w:sz w:val="21"/>
          <w:szCs w:val="21"/>
          <w:lang w:eastAsia="zh-TW" w:bidi="ar-SA"/>
        </w:rPr>
        <w:t xml:space="preserve">. Available at: </w:t>
      </w:r>
      <w:hyperlink r:id="rId17" w:history="1">
        <w:r w:rsidRPr="00256245">
          <w:rPr>
            <w:rStyle w:val="Hyperlink"/>
            <w:rFonts w:ascii="Arial" w:eastAsia="Times New Roman" w:hAnsi="Arial" w:cs="Arial"/>
            <w:sz w:val="21"/>
            <w:szCs w:val="21"/>
            <w:lang w:eastAsia="zh-TW" w:bidi="ar-SA"/>
          </w:rPr>
          <w:t>https://cheatsheetseries.owasp.org/cheatsheets/SQL_Injection_Prevention_Cheat_Sheet.html</w:t>
        </w:r>
      </w:hyperlink>
      <w:r w:rsidRPr="00256245">
        <w:rPr>
          <w:rFonts w:ascii="Arial" w:eastAsia="Times New Roman" w:hAnsi="Arial" w:cs="Arial"/>
          <w:sz w:val="21"/>
          <w:szCs w:val="21"/>
          <w:lang w:eastAsia="zh-TW" w:bidi="ar-SA"/>
        </w:rPr>
        <w:t xml:space="preserve"> (Accessed: 19 July 2026).</w:t>
      </w:r>
    </w:p>
    <w:p w14:paraId="2F997581" w14:textId="2811D53C" w:rsidR="00256245" w:rsidRPr="00256245" w:rsidRDefault="00256245" w:rsidP="00256245">
      <w:pPr>
        <w:spacing w:before="100" w:beforeAutospacing="1" w:after="100" w:afterAutospacing="1" w:line="300" w:lineRule="atLeast"/>
        <w:rPr>
          <w:rFonts w:ascii="Arial" w:eastAsia="Times New Roman" w:hAnsi="Arial" w:cs="Arial"/>
          <w:sz w:val="21"/>
          <w:szCs w:val="21"/>
          <w:lang w:eastAsia="zh-TW" w:bidi="ar-SA"/>
        </w:rPr>
      </w:pPr>
      <w:r w:rsidRPr="00256245">
        <w:rPr>
          <w:rFonts w:ascii="Arial" w:eastAsia="Times New Roman" w:hAnsi="Arial" w:cs="Arial"/>
          <w:sz w:val="21"/>
          <w:szCs w:val="21"/>
          <w:lang w:eastAsia="zh-TW" w:bidi="ar-SA"/>
        </w:rPr>
        <w:t xml:space="preserve">Ries, E. (no date) </w:t>
      </w:r>
      <w:r w:rsidRPr="00256245">
        <w:rPr>
          <w:rFonts w:ascii="Arial" w:eastAsia="Times New Roman" w:hAnsi="Arial" w:cs="Arial"/>
          <w:i/>
          <w:iCs/>
          <w:sz w:val="21"/>
          <w:szCs w:val="21"/>
          <w:lang w:eastAsia="zh-TW" w:bidi="ar-SA"/>
        </w:rPr>
        <w:t>What is an MVP? Eric Ries explains</w:t>
      </w:r>
      <w:r w:rsidRPr="00256245">
        <w:rPr>
          <w:rFonts w:ascii="Arial" w:eastAsia="Times New Roman" w:hAnsi="Arial" w:cs="Arial"/>
          <w:sz w:val="21"/>
          <w:szCs w:val="21"/>
          <w:lang w:eastAsia="zh-TW" w:bidi="ar-SA"/>
        </w:rPr>
        <w:t xml:space="preserve">. Available at: </w:t>
      </w:r>
      <w:hyperlink r:id="rId18" w:history="1">
        <w:r w:rsidRPr="00256245">
          <w:rPr>
            <w:rStyle w:val="Hyperlink"/>
            <w:rFonts w:ascii="Arial" w:eastAsia="Times New Roman" w:hAnsi="Arial" w:cs="Arial"/>
            <w:sz w:val="21"/>
            <w:szCs w:val="21"/>
            <w:lang w:eastAsia="zh-TW" w:bidi="ar-SA"/>
          </w:rPr>
          <w:t>https://leanstartup.co/resources/articles/what-is-an-mvp/</w:t>
        </w:r>
      </w:hyperlink>
      <w:r w:rsidRPr="00256245">
        <w:rPr>
          <w:rFonts w:ascii="Arial" w:eastAsia="Times New Roman" w:hAnsi="Arial" w:cs="Arial"/>
          <w:sz w:val="21"/>
          <w:szCs w:val="21"/>
          <w:lang w:eastAsia="zh-TW" w:bidi="ar-SA"/>
        </w:rPr>
        <w:t xml:space="preserve"> (Accessed: 19 July 2026).</w:t>
      </w:r>
    </w:p>
    <w:p w14:paraId="2D3DB540" w14:textId="51831010" w:rsidR="00256245" w:rsidRPr="00256245" w:rsidRDefault="00256245" w:rsidP="00256245">
      <w:pPr>
        <w:spacing w:before="100" w:beforeAutospacing="1" w:after="100" w:afterAutospacing="1" w:line="300" w:lineRule="atLeast"/>
        <w:rPr>
          <w:rFonts w:ascii="Arial" w:eastAsia="Times New Roman" w:hAnsi="Arial" w:cs="Arial"/>
          <w:sz w:val="21"/>
          <w:szCs w:val="21"/>
          <w:lang w:eastAsia="zh-TW" w:bidi="ar-SA"/>
        </w:rPr>
      </w:pPr>
      <w:r w:rsidRPr="00256245">
        <w:rPr>
          <w:rFonts w:ascii="Arial" w:eastAsia="Times New Roman" w:hAnsi="Arial" w:cs="Arial"/>
          <w:sz w:val="21"/>
          <w:szCs w:val="21"/>
          <w:lang w:eastAsia="zh-TW" w:bidi="ar-SA"/>
        </w:rPr>
        <w:t xml:space="preserve">van Rossum, G., Warsaw, B. and Coghlan, A. (2001) </w:t>
      </w:r>
      <w:r w:rsidRPr="00256245">
        <w:rPr>
          <w:rFonts w:ascii="Arial" w:eastAsia="Times New Roman" w:hAnsi="Arial" w:cs="Arial"/>
          <w:i/>
          <w:iCs/>
          <w:sz w:val="21"/>
          <w:szCs w:val="21"/>
          <w:lang w:eastAsia="zh-TW" w:bidi="ar-SA"/>
        </w:rPr>
        <w:t>PEP 8 – Style Guide for Python Code</w:t>
      </w:r>
      <w:r w:rsidRPr="00256245">
        <w:rPr>
          <w:rFonts w:ascii="Arial" w:eastAsia="Times New Roman" w:hAnsi="Arial" w:cs="Arial"/>
          <w:sz w:val="21"/>
          <w:szCs w:val="21"/>
          <w:lang w:eastAsia="zh-TW" w:bidi="ar-SA"/>
        </w:rPr>
        <w:t xml:space="preserve">. Available at: </w:t>
      </w:r>
      <w:hyperlink r:id="rId19" w:history="1">
        <w:r w:rsidRPr="00256245">
          <w:rPr>
            <w:rStyle w:val="Hyperlink"/>
            <w:rFonts w:ascii="Arial" w:eastAsia="Times New Roman" w:hAnsi="Arial" w:cs="Arial"/>
            <w:sz w:val="21"/>
            <w:szCs w:val="21"/>
            <w:lang w:eastAsia="zh-TW" w:bidi="ar-SA"/>
          </w:rPr>
          <w:t>https://peps.python.org/pep-0008/</w:t>
        </w:r>
      </w:hyperlink>
      <w:r w:rsidRPr="00256245">
        <w:rPr>
          <w:rFonts w:ascii="Arial" w:eastAsia="Times New Roman" w:hAnsi="Arial" w:cs="Arial"/>
          <w:sz w:val="21"/>
          <w:szCs w:val="21"/>
          <w:lang w:eastAsia="zh-TW" w:bidi="ar-SA"/>
        </w:rPr>
        <w:t xml:space="preserve"> (Accessed: 19 July 2026).</w:t>
      </w:r>
    </w:p>
    <w:p w14:paraId="2A1F2527" w14:textId="77777777" w:rsidR="00550D45" w:rsidRDefault="00550D45">
      <w:pPr>
        <w:rPr>
          <w:rFonts w:ascii="Arial" w:hAnsi="Arial"/>
          <w:szCs w:val="24"/>
          <w:lang w:eastAsia="zh-TW"/>
        </w:rPr>
      </w:pPr>
      <w:r>
        <w:rPr>
          <w:lang w:eastAsia="zh-TW"/>
        </w:rPr>
        <w:br w:type="page"/>
      </w:r>
    </w:p>
    <w:p w14:paraId="0139EEE4" w14:textId="268E42FF" w:rsidR="006846AD" w:rsidRPr="006846AD" w:rsidRDefault="007D501D" w:rsidP="006846AD">
      <w:pPr>
        <w:pStyle w:val="Heading1"/>
        <w:numPr>
          <w:ilvl w:val="0"/>
          <w:numId w:val="0"/>
        </w:numPr>
        <w:tabs>
          <w:tab w:val="left" w:pos="1276"/>
        </w:tabs>
        <w:ind w:left="1" w:hanging="1"/>
        <w:jc w:val="left"/>
        <w:rPr>
          <w:rFonts w:ascii="Arial" w:hAnsi="Arial" w:cs="Arial"/>
        </w:rPr>
      </w:pPr>
      <w:bookmarkStart w:id="32" w:name="_Toc235419794"/>
      <w:r w:rsidRPr="00550D45">
        <w:rPr>
          <w:rFonts w:ascii="Arial" w:hAnsi="Arial" w:cs="Arial"/>
        </w:rPr>
        <w:lastRenderedPageBreak/>
        <w:t>Appendice</w:t>
      </w:r>
      <w:r w:rsidR="00550D45" w:rsidRPr="00550D45">
        <w:rPr>
          <w:rFonts w:ascii="Arial" w:hAnsi="Arial" w:cs="Arial"/>
        </w:rPr>
        <w:t>s</w:t>
      </w:r>
      <w:bookmarkEnd w:id="32"/>
    </w:p>
    <w:p w14:paraId="671DA071" w14:textId="77777777" w:rsidR="005C26FD" w:rsidRPr="005C26FD" w:rsidRDefault="007D501D">
      <w:pPr>
        <w:pStyle w:val="Subtitle"/>
        <w:numPr>
          <w:ilvl w:val="0"/>
          <w:numId w:val="16"/>
        </w:numPr>
        <w:ind w:left="0" w:firstLine="0"/>
        <w:rPr>
          <w:rFonts w:ascii="Arial" w:hAnsi="Arial" w:cs="Arial"/>
          <w:sz w:val="24"/>
          <w:szCs w:val="22"/>
          <w:lang w:eastAsia="zh-TW"/>
        </w:rPr>
      </w:pPr>
      <w:bookmarkStart w:id="33" w:name="_Toc235419795"/>
      <w:r w:rsidRPr="00550D45">
        <w:rPr>
          <w:rFonts w:ascii="Arial" w:hAnsi="Arial" w:cs="Arial"/>
          <w:sz w:val="24"/>
          <w:szCs w:val="24"/>
          <w:lang w:eastAsia="zh-TW"/>
        </w:rPr>
        <w:t>User Acceptance Testin</w:t>
      </w:r>
      <w:r w:rsidR="001F1A7C" w:rsidRPr="00550D45">
        <w:rPr>
          <w:rFonts w:ascii="Arial" w:hAnsi="Arial" w:cs="Arial"/>
          <w:sz w:val="24"/>
          <w:szCs w:val="24"/>
          <w:lang w:eastAsia="zh-TW"/>
        </w:rPr>
        <w:t>g</w:t>
      </w:r>
      <w:bookmarkEnd w:id="33"/>
    </w:p>
    <w:p w14:paraId="1677DFFA" w14:textId="77777777" w:rsidR="005C26FD" w:rsidRDefault="005C26FD" w:rsidP="005C26FD">
      <w:pPr>
        <w:pStyle w:val="Subtitle"/>
        <w:jc w:val="left"/>
        <w:rPr>
          <w:rFonts w:ascii="Arial" w:hAnsi="Arial" w:cs="Arial"/>
          <w:sz w:val="24"/>
          <w:szCs w:val="24"/>
          <w:lang w:eastAsia="zh-TW"/>
        </w:rPr>
      </w:pPr>
    </w:p>
    <w:p w14:paraId="3BC12E29" w14:textId="43FEA82D" w:rsidR="00C44F13" w:rsidRPr="005C26FD" w:rsidRDefault="005C26FD">
      <w:pPr>
        <w:pStyle w:val="Subtitle"/>
        <w:numPr>
          <w:ilvl w:val="0"/>
          <w:numId w:val="18"/>
        </w:numPr>
        <w:jc w:val="left"/>
        <w:rPr>
          <w:rFonts w:ascii="Arial" w:hAnsi="Arial" w:cs="Arial"/>
          <w:sz w:val="24"/>
          <w:szCs w:val="22"/>
          <w:lang w:eastAsia="zh-TW"/>
        </w:rPr>
      </w:pPr>
      <w:bookmarkStart w:id="34" w:name="_Toc235419796"/>
      <w:r>
        <w:rPr>
          <w:rFonts w:ascii="Arial" w:hAnsi="Arial" w:cs="Arial"/>
          <w:sz w:val="24"/>
          <w:szCs w:val="22"/>
          <w:lang w:val="en-GB" w:eastAsia="zh-TW"/>
        </w:rPr>
        <w:t>Testing approach</w:t>
      </w:r>
      <w:bookmarkEnd w:id="34"/>
    </w:p>
    <w:p w14:paraId="4EE36DA5" w14:textId="54FE444B" w:rsidR="00404818" w:rsidRDefault="00770BCE" w:rsidP="002628B6">
      <w:pPr>
        <w:pStyle w:val="BodyText"/>
        <w:spacing w:before="100" w:beforeAutospacing="1"/>
        <w:rPr>
          <w:rStyle w:val="eop"/>
          <w:rFonts w:cs="Arial"/>
          <w:color w:val="000000"/>
          <w:bdr w:val="none" w:sz="0" w:space="0" w:color="auto" w:frame="1"/>
          <w:shd w:val="clear" w:color="auto" w:fill="C6C6C6"/>
        </w:rPr>
      </w:pPr>
      <w:r w:rsidRPr="00770BCE">
        <w:rPr>
          <w:rFonts w:cs="Arial"/>
          <w:lang w:eastAsia="zh-TW"/>
        </w:rPr>
        <w:t>U</w:t>
      </w:r>
      <w:r w:rsidRPr="00770BCE">
        <w:rPr>
          <w:rStyle w:val="normaltextrun"/>
          <w:rFonts w:cs="Arial"/>
          <w:color w:val="000000"/>
          <w:shd w:val="clear" w:color="auto" w:fill="FFFFFF"/>
          <w:lang w:val="en-GB"/>
        </w:rPr>
        <w:t>ser Acceptance Testing (UAT) was conducted to verify that the University Record Management System satisfied the functional requirements outlined in the project specification. Testing focused on validating the accuracy of the query results, the integrity of database relationships, and the usability of the Python interface. The database was populated with representative dummy data, and each query was executed through the application interface. In addition to validating successful query execution, tests were also performed using incomplete inputs to assess error handling. In each case, the system prevented query execution and prompted the user to provide the missing information, reducing the risk of invalid searches and improving usability.</w:t>
      </w:r>
      <w:r w:rsidRPr="00770BCE">
        <w:rPr>
          <w:rStyle w:val="eop"/>
          <w:rFonts w:cs="Arial"/>
          <w:color w:val="000000"/>
          <w:bdr w:val="none" w:sz="0" w:space="0" w:color="auto" w:frame="1"/>
          <w:shd w:val="clear" w:color="auto" w:fill="C6C6C6"/>
        </w:rPr>
        <w:t> </w:t>
      </w:r>
    </w:p>
    <w:p w14:paraId="4DCD7AA9" w14:textId="77777777" w:rsidR="00FC04B0" w:rsidRDefault="00FC04B0" w:rsidP="002628B6">
      <w:pPr>
        <w:pStyle w:val="BodyText"/>
        <w:spacing w:before="100" w:beforeAutospacing="1"/>
        <w:rPr>
          <w:rStyle w:val="eop"/>
          <w:rFonts w:cs="Arial"/>
          <w:color w:val="000000"/>
          <w:bdr w:val="none" w:sz="0" w:space="0" w:color="auto" w:frame="1"/>
          <w:shd w:val="clear" w:color="auto" w:fill="C6C6C6"/>
        </w:rPr>
      </w:pPr>
    </w:p>
    <w:p w14:paraId="71A24F94" w14:textId="6D086558" w:rsidR="00FC04B0" w:rsidRPr="00FC04B0" w:rsidRDefault="00FC04B0">
      <w:pPr>
        <w:pStyle w:val="Subtitle"/>
        <w:numPr>
          <w:ilvl w:val="0"/>
          <w:numId w:val="18"/>
        </w:numPr>
        <w:jc w:val="left"/>
        <w:rPr>
          <w:rFonts w:ascii="Arial" w:hAnsi="Arial" w:cs="Arial"/>
          <w:sz w:val="24"/>
          <w:szCs w:val="22"/>
          <w:lang w:eastAsia="zh-TW"/>
        </w:rPr>
      </w:pPr>
      <w:bookmarkStart w:id="35" w:name="_Toc235419797"/>
      <w:r>
        <w:rPr>
          <w:rFonts w:ascii="Arial" w:hAnsi="Arial" w:cs="Arial"/>
          <w:sz w:val="24"/>
          <w:szCs w:val="22"/>
          <w:lang w:val="en-GB" w:eastAsia="zh-TW"/>
        </w:rPr>
        <w:t>GUI test cases (seven cases, all Pass)</w:t>
      </w:r>
      <w:bookmarkEnd w:id="35"/>
    </w:p>
    <w:p w14:paraId="6C388A15" w14:textId="34D2E72A" w:rsidR="00404818" w:rsidRPr="00A977B8" w:rsidRDefault="00A977B8" w:rsidP="00A977B8">
      <w:pPr>
        <w:pStyle w:val="Caption"/>
        <w:keepNext/>
        <w:rPr>
          <w:rFonts w:ascii="Arial" w:hAnsi="Arial" w:cs="Arial"/>
        </w:rPr>
      </w:pPr>
      <w:bookmarkStart w:id="36" w:name="_Toc235422039"/>
      <w:r w:rsidRPr="00A977B8">
        <w:rPr>
          <w:rFonts w:ascii="Arial" w:hAnsi="Arial" w:cs="Arial"/>
        </w:rPr>
        <w:t xml:space="preserve">Table </w:t>
      </w:r>
      <w:r w:rsidRPr="00A977B8">
        <w:rPr>
          <w:rFonts w:ascii="Arial" w:hAnsi="Arial" w:cs="Arial"/>
        </w:rPr>
        <w:fldChar w:fldCharType="begin"/>
      </w:r>
      <w:r w:rsidRPr="00A977B8">
        <w:rPr>
          <w:rFonts w:ascii="Arial" w:hAnsi="Arial" w:cs="Arial"/>
        </w:rPr>
        <w:instrText xml:space="preserve"> SEQ Table \* ARABIC </w:instrText>
      </w:r>
      <w:r w:rsidRPr="00A977B8">
        <w:rPr>
          <w:rFonts w:ascii="Arial" w:hAnsi="Arial" w:cs="Arial"/>
        </w:rPr>
        <w:fldChar w:fldCharType="separate"/>
      </w:r>
      <w:r w:rsidR="00E02A2D">
        <w:rPr>
          <w:rFonts w:ascii="Arial" w:hAnsi="Arial" w:cs="Arial"/>
          <w:noProof/>
        </w:rPr>
        <w:t>1</w:t>
      </w:r>
      <w:r w:rsidRPr="00A977B8">
        <w:rPr>
          <w:rFonts w:ascii="Arial" w:hAnsi="Arial" w:cs="Arial"/>
        </w:rPr>
        <w:fldChar w:fldCharType="end"/>
      </w:r>
      <w:r w:rsidRPr="00A977B8">
        <w:rPr>
          <w:rFonts w:ascii="Arial" w:hAnsi="Arial" w:cs="Arial"/>
        </w:rPr>
        <w:t xml:space="preserve"> – UAT Test Cases Summary</w:t>
      </w:r>
      <w:bookmarkEnd w:id="36"/>
    </w:p>
    <w:tbl>
      <w:tblPr>
        <w:tblStyle w:val="TableGrid"/>
        <w:tblW w:w="9209" w:type="dxa"/>
        <w:tblLook w:val="04A0" w:firstRow="1" w:lastRow="0" w:firstColumn="1" w:lastColumn="0" w:noHBand="0" w:noVBand="1"/>
      </w:tblPr>
      <w:tblGrid>
        <w:gridCol w:w="944"/>
        <w:gridCol w:w="2312"/>
        <w:gridCol w:w="3827"/>
        <w:gridCol w:w="992"/>
        <w:gridCol w:w="1134"/>
      </w:tblGrid>
      <w:tr w:rsidR="00404818" w:rsidRPr="00F56F91" w14:paraId="69CD6664" w14:textId="77777777" w:rsidTr="002628B6">
        <w:tc>
          <w:tcPr>
            <w:tcW w:w="944" w:type="dxa"/>
            <w:shd w:val="clear" w:color="auto" w:fill="DAE9F7" w:themeFill="text2" w:themeFillTint="1A"/>
          </w:tcPr>
          <w:p w14:paraId="40006613" w14:textId="50F95659" w:rsidR="00404818" w:rsidRPr="00F56F91" w:rsidRDefault="00404818" w:rsidP="00551C18">
            <w:pPr>
              <w:textAlignment w:val="baseline"/>
              <w:rPr>
                <w:rFonts w:ascii="Arial" w:eastAsia="Times New Roman" w:hAnsi="Arial" w:cs="Arial"/>
                <w:b/>
                <w:bCs/>
                <w:lang w:eastAsia="zh-TW" w:bidi="ar-SA"/>
              </w:rPr>
            </w:pPr>
            <w:r w:rsidRPr="00F56F91">
              <w:rPr>
                <w:rFonts w:ascii="Arial" w:eastAsia="Times New Roman" w:hAnsi="Arial" w:cs="Arial"/>
                <w:b/>
                <w:bCs/>
                <w:lang w:eastAsia="zh-TW" w:bidi="ar-SA"/>
              </w:rPr>
              <w:t>#</w:t>
            </w:r>
          </w:p>
        </w:tc>
        <w:tc>
          <w:tcPr>
            <w:tcW w:w="2312" w:type="dxa"/>
            <w:shd w:val="clear" w:color="auto" w:fill="DAE9F7" w:themeFill="text2" w:themeFillTint="1A"/>
          </w:tcPr>
          <w:p w14:paraId="6A58CDB4" w14:textId="3F8BB74C" w:rsidR="00404818" w:rsidRPr="00F56F91" w:rsidRDefault="00404818" w:rsidP="00551C18">
            <w:pPr>
              <w:textAlignment w:val="baseline"/>
              <w:rPr>
                <w:rFonts w:ascii="Arial" w:eastAsia="Times New Roman" w:hAnsi="Arial" w:cs="Arial"/>
                <w:b/>
                <w:bCs/>
                <w:lang w:eastAsia="zh-TW" w:bidi="ar-SA"/>
              </w:rPr>
            </w:pPr>
            <w:r w:rsidRPr="00F56F91">
              <w:rPr>
                <w:rFonts w:ascii="Arial" w:eastAsia="Times New Roman" w:hAnsi="Arial" w:cs="Arial"/>
                <w:b/>
                <w:bCs/>
                <w:lang w:eastAsia="zh-TW" w:bidi="ar-SA"/>
              </w:rPr>
              <w:t>Case</w:t>
            </w:r>
          </w:p>
        </w:tc>
        <w:tc>
          <w:tcPr>
            <w:tcW w:w="3827" w:type="dxa"/>
            <w:shd w:val="clear" w:color="auto" w:fill="DAE9F7" w:themeFill="text2" w:themeFillTint="1A"/>
          </w:tcPr>
          <w:p w14:paraId="6BD85452" w14:textId="275EAE1F" w:rsidR="00404818" w:rsidRPr="00F56F91" w:rsidRDefault="00404818" w:rsidP="00551C18">
            <w:pPr>
              <w:textAlignment w:val="baseline"/>
              <w:rPr>
                <w:rFonts w:ascii="Arial" w:eastAsia="Times New Roman" w:hAnsi="Arial" w:cs="Arial"/>
                <w:b/>
                <w:bCs/>
                <w:lang w:eastAsia="zh-TW" w:bidi="ar-SA"/>
              </w:rPr>
            </w:pPr>
            <w:r w:rsidRPr="00F56F91">
              <w:rPr>
                <w:rFonts w:ascii="Arial" w:eastAsia="Times New Roman" w:hAnsi="Arial" w:cs="Arial"/>
                <w:b/>
                <w:bCs/>
                <w:lang w:eastAsia="zh-TW" w:bidi="ar-SA"/>
              </w:rPr>
              <w:t>Objective</w:t>
            </w:r>
          </w:p>
        </w:tc>
        <w:tc>
          <w:tcPr>
            <w:tcW w:w="992" w:type="dxa"/>
            <w:shd w:val="clear" w:color="auto" w:fill="DAE9F7" w:themeFill="text2" w:themeFillTint="1A"/>
          </w:tcPr>
          <w:p w14:paraId="6527B723" w14:textId="071DCAED" w:rsidR="00404818" w:rsidRPr="00F56F91" w:rsidRDefault="00404818" w:rsidP="00551C18">
            <w:pPr>
              <w:textAlignment w:val="baseline"/>
              <w:rPr>
                <w:rFonts w:ascii="Arial" w:eastAsia="Times New Roman" w:hAnsi="Arial" w:cs="Arial"/>
                <w:b/>
                <w:bCs/>
                <w:lang w:eastAsia="zh-TW" w:bidi="ar-SA"/>
              </w:rPr>
            </w:pPr>
            <w:r w:rsidRPr="00F56F91">
              <w:rPr>
                <w:rFonts w:ascii="Arial" w:eastAsia="Times New Roman" w:hAnsi="Arial" w:cs="Arial"/>
                <w:b/>
                <w:bCs/>
                <w:lang w:eastAsia="zh-TW" w:bidi="ar-SA"/>
              </w:rPr>
              <w:t>Status</w:t>
            </w:r>
          </w:p>
        </w:tc>
        <w:tc>
          <w:tcPr>
            <w:tcW w:w="1134" w:type="dxa"/>
            <w:shd w:val="clear" w:color="auto" w:fill="DAE9F7" w:themeFill="text2" w:themeFillTint="1A"/>
          </w:tcPr>
          <w:p w14:paraId="3FA9A28A" w14:textId="11B65147" w:rsidR="00404818" w:rsidRPr="00F56F91" w:rsidRDefault="00404818" w:rsidP="00551C18">
            <w:pPr>
              <w:textAlignment w:val="baseline"/>
              <w:rPr>
                <w:rFonts w:ascii="Arial" w:eastAsia="Times New Roman" w:hAnsi="Arial" w:cs="Arial"/>
                <w:b/>
                <w:bCs/>
                <w:lang w:eastAsia="zh-TW" w:bidi="ar-SA"/>
              </w:rPr>
            </w:pPr>
            <w:r w:rsidRPr="00F56F91">
              <w:rPr>
                <w:rFonts w:ascii="Arial" w:eastAsia="Times New Roman" w:hAnsi="Arial" w:cs="Arial"/>
                <w:b/>
                <w:bCs/>
                <w:lang w:eastAsia="zh-TW" w:bidi="ar-SA"/>
              </w:rPr>
              <w:t>Figure(s)</w:t>
            </w:r>
          </w:p>
        </w:tc>
      </w:tr>
      <w:tr w:rsidR="00404818" w:rsidRPr="00F56F91" w14:paraId="0173418E" w14:textId="77777777" w:rsidTr="002628B6">
        <w:trPr>
          <w:trHeight w:val="676"/>
        </w:trPr>
        <w:tc>
          <w:tcPr>
            <w:tcW w:w="944" w:type="dxa"/>
          </w:tcPr>
          <w:p w14:paraId="6972715D" w14:textId="44A0B12C" w:rsidR="00404818" w:rsidRPr="00F56F91" w:rsidRDefault="00404818" w:rsidP="00D97856">
            <w:pPr>
              <w:textAlignment w:val="baseline"/>
              <w:rPr>
                <w:rFonts w:ascii="Arial" w:eastAsia="Times New Roman" w:hAnsi="Arial" w:cs="Arial"/>
                <w:lang w:eastAsia="zh-TW" w:bidi="ar-SA"/>
              </w:rPr>
            </w:pPr>
            <w:r w:rsidRPr="00F56F91">
              <w:rPr>
                <w:rFonts w:ascii="Arial" w:eastAsia="Times New Roman" w:hAnsi="Arial" w:cs="Arial"/>
                <w:lang w:eastAsia="zh-TW" w:bidi="ar-SA"/>
              </w:rPr>
              <w:t>UAT-01</w:t>
            </w:r>
          </w:p>
        </w:tc>
        <w:tc>
          <w:tcPr>
            <w:tcW w:w="2312" w:type="dxa"/>
          </w:tcPr>
          <w:p w14:paraId="6673E682" w14:textId="38EB9056" w:rsidR="00404818" w:rsidRPr="00F56F91" w:rsidRDefault="00404818" w:rsidP="00D97856">
            <w:pPr>
              <w:textAlignment w:val="baseline"/>
              <w:rPr>
                <w:rFonts w:ascii="Arial" w:eastAsia="Times New Roman" w:hAnsi="Arial" w:cs="Arial"/>
                <w:lang w:eastAsia="zh-TW" w:bidi="ar-SA"/>
              </w:rPr>
            </w:pPr>
            <w:r w:rsidRPr="00F56F91">
              <w:rPr>
                <w:rFonts w:ascii="Arial" w:eastAsia="Times New Roman" w:hAnsi="Arial" w:cs="Arial"/>
                <w:lang w:eastAsia="zh-TW" w:bidi="ar-SA"/>
              </w:rPr>
              <w:t>Query Interface</w:t>
            </w:r>
          </w:p>
        </w:tc>
        <w:tc>
          <w:tcPr>
            <w:tcW w:w="3827" w:type="dxa"/>
          </w:tcPr>
          <w:p w14:paraId="075EEE62" w14:textId="24A6CA9D" w:rsidR="00404818" w:rsidRPr="00F56F91" w:rsidRDefault="00770BCE" w:rsidP="00D97856">
            <w:pPr>
              <w:textAlignment w:val="baseline"/>
              <w:rPr>
                <w:rFonts w:ascii="Arial" w:eastAsia="Times New Roman" w:hAnsi="Arial" w:cs="Arial"/>
                <w:lang w:eastAsia="zh-TW" w:bidi="ar-SA"/>
              </w:rPr>
            </w:pPr>
            <w:r w:rsidRPr="00770BCE">
              <w:rPr>
                <w:rFonts w:ascii="Arial" w:eastAsia="Times New Roman" w:hAnsi="Arial" w:cs="Arial"/>
                <w:lang w:eastAsia="zh-TW" w:bidi="ar-SA"/>
              </w:rPr>
              <w:t xml:space="preserve">To verify that the system provides a graphical </w:t>
            </w:r>
            <w:r w:rsidR="00F61C1A">
              <w:rPr>
                <w:rFonts w:ascii="Arial" w:eastAsia="Times New Roman" w:hAnsi="Arial" w:cs="Arial"/>
                <w:lang w:eastAsia="zh-TW" w:bidi="ar-SA"/>
              </w:rPr>
              <w:t>user</w:t>
            </w:r>
            <w:r w:rsidRPr="00770BCE">
              <w:rPr>
                <w:rFonts w:ascii="Arial" w:eastAsia="Times New Roman" w:hAnsi="Arial" w:cs="Arial"/>
                <w:lang w:eastAsia="zh-TW" w:bidi="ar-SA"/>
              </w:rPr>
              <w:t xml:space="preserve"> interface that enables users to perform database queries.</w:t>
            </w:r>
          </w:p>
        </w:tc>
        <w:tc>
          <w:tcPr>
            <w:tcW w:w="992" w:type="dxa"/>
          </w:tcPr>
          <w:p w14:paraId="5FEBE151" w14:textId="742DD21C" w:rsidR="00404818" w:rsidRPr="00F56F91" w:rsidRDefault="00404818" w:rsidP="00D97856">
            <w:pPr>
              <w:textAlignment w:val="baseline"/>
              <w:rPr>
                <w:rFonts w:ascii="Arial" w:eastAsia="Times New Roman" w:hAnsi="Arial" w:cs="Arial"/>
                <w:lang w:eastAsia="zh-TW" w:bidi="ar-SA"/>
              </w:rPr>
            </w:pPr>
            <w:r w:rsidRPr="00F56F91">
              <w:rPr>
                <w:rFonts w:ascii="Arial" w:eastAsia="Times New Roman" w:hAnsi="Arial" w:cs="Arial"/>
                <w:lang w:eastAsia="zh-TW" w:bidi="ar-SA"/>
              </w:rPr>
              <w:t>Pass</w:t>
            </w:r>
          </w:p>
        </w:tc>
        <w:tc>
          <w:tcPr>
            <w:tcW w:w="1134" w:type="dxa"/>
          </w:tcPr>
          <w:p w14:paraId="772FD7B5" w14:textId="37F20F49" w:rsidR="00404818" w:rsidRPr="00F56F91" w:rsidRDefault="00770BCE"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2, 3</w:t>
            </w:r>
          </w:p>
        </w:tc>
      </w:tr>
      <w:tr w:rsidR="00404818" w:rsidRPr="00F56F91" w14:paraId="71B6D69D" w14:textId="77777777" w:rsidTr="002628B6">
        <w:trPr>
          <w:trHeight w:val="970"/>
        </w:trPr>
        <w:tc>
          <w:tcPr>
            <w:tcW w:w="944" w:type="dxa"/>
          </w:tcPr>
          <w:p w14:paraId="44CFD9BC" w14:textId="7EB7C0AE" w:rsidR="00404818" w:rsidRPr="00F56F91" w:rsidRDefault="00F56F91" w:rsidP="00D97856">
            <w:pPr>
              <w:textAlignment w:val="baseline"/>
              <w:rPr>
                <w:rFonts w:ascii="Arial" w:eastAsiaTheme="minorEastAsia" w:hAnsi="Arial" w:cs="Arial"/>
                <w:lang w:eastAsia="zh-TW" w:bidi="ar-SA"/>
              </w:rPr>
            </w:pPr>
            <w:r w:rsidRPr="00F56F91">
              <w:rPr>
                <w:rFonts w:ascii="Arial" w:eastAsiaTheme="minorEastAsia" w:hAnsi="Arial" w:cs="Arial" w:hint="eastAsia"/>
                <w:lang w:eastAsia="zh-TW" w:bidi="ar-SA"/>
              </w:rPr>
              <w:t>UAT-02</w:t>
            </w:r>
          </w:p>
        </w:tc>
        <w:tc>
          <w:tcPr>
            <w:tcW w:w="2312" w:type="dxa"/>
          </w:tcPr>
          <w:p w14:paraId="74E0CDE8" w14:textId="6C74350F" w:rsidR="00404818" w:rsidRPr="00F56F91" w:rsidRDefault="005C5294" w:rsidP="00D97856">
            <w:pPr>
              <w:textAlignment w:val="baseline"/>
              <w:rPr>
                <w:rFonts w:ascii="Arial" w:eastAsiaTheme="minorEastAsia" w:hAnsi="Arial" w:cs="Arial"/>
                <w:lang w:eastAsia="zh-TW" w:bidi="ar-SA"/>
              </w:rPr>
            </w:pPr>
            <w:r w:rsidRPr="005C5294">
              <w:rPr>
                <w:rFonts w:ascii="Arial" w:eastAsiaTheme="minorEastAsia" w:hAnsi="Arial" w:cs="Arial"/>
                <w:lang w:eastAsia="zh-TW" w:bidi="ar-SA"/>
              </w:rPr>
              <w:t xml:space="preserve">Find students </w:t>
            </w:r>
            <w:r w:rsidR="00F61C1A">
              <w:rPr>
                <w:rFonts w:ascii="Arial" w:eastAsiaTheme="minorEastAsia" w:hAnsi="Arial" w:cs="Arial"/>
                <w:lang w:eastAsia="zh-TW" w:bidi="ar-SA"/>
              </w:rPr>
              <w:t>enrolled</w:t>
            </w:r>
            <w:r w:rsidRPr="005C5294">
              <w:rPr>
                <w:rFonts w:ascii="Arial" w:eastAsiaTheme="minorEastAsia" w:hAnsi="Arial" w:cs="Arial"/>
                <w:lang w:eastAsia="zh-TW" w:bidi="ar-SA"/>
              </w:rPr>
              <w:t xml:space="preserve"> in a Specific Course, taught by a specific lecturer</w:t>
            </w:r>
          </w:p>
        </w:tc>
        <w:tc>
          <w:tcPr>
            <w:tcW w:w="3827" w:type="dxa"/>
          </w:tcPr>
          <w:p w14:paraId="6F48463F" w14:textId="48EB18F0" w:rsidR="00404818" w:rsidRPr="00F56F91" w:rsidRDefault="005C5294" w:rsidP="00D97856">
            <w:pPr>
              <w:textAlignment w:val="baseline"/>
              <w:rPr>
                <w:rFonts w:ascii="Arial" w:eastAsiaTheme="minorEastAsia" w:hAnsi="Arial" w:cs="Arial"/>
                <w:lang w:eastAsia="zh-TW" w:bidi="ar-SA"/>
              </w:rPr>
            </w:pPr>
            <w:r w:rsidRPr="005C5294">
              <w:rPr>
                <w:rFonts w:ascii="Arial" w:eastAsiaTheme="minorEastAsia" w:hAnsi="Arial" w:cs="Arial"/>
                <w:lang w:eastAsia="zh-TW" w:bidi="ar-SA"/>
              </w:rPr>
              <w:t>To verify that the system correctly retrieves students enrolled in a selected course taught by a specified lecturer.</w:t>
            </w:r>
          </w:p>
        </w:tc>
        <w:tc>
          <w:tcPr>
            <w:tcW w:w="992" w:type="dxa"/>
          </w:tcPr>
          <w:p w14:paraId="42BBE096" w14:textId="690D1933" w:rsidR="00404818" w:rsidRPr="00F56F91" w:rsidRDefault="00F56F91"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Pass</w:t>
            </w:r>
          </w:p>
        </w:tc>
        <w:tc>
          <w:tcPr>
            <w:tcW w:w="1134" w:type="dxa"/>
          </w:tcPr>
          <w:p w14:paraId="3CA3C484" w14:textId="19C7FC41" w:rsidR="00404818" w:rsidRPr="00F56F91" w:rsidRDefault="00F56F91"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4, 5</w:t>
            </w:r>
          </w:p>
        </w:tc>
      </w:tr>
      <w:tr w:rsidR="00404818" w:rsidRPr="00F56F91" w14:paraId="4EF5F7AF" w14:textId="77777777" w:rsidTr="002628B6">
        <w:trPr>
          <w:trHeight w:val="1146"/>
        </w:trPr>
        <w:tc>
          <w:tcPr>
            <w:tcW w:w="944" w:type="dxa"/>
          </w:tcPr>
          <w:p w14:paraId="36D9E339" w14:textId="7EC466A7" w:rsidR="00404818" w:rsidRPr="00F56F91" w:rsidRDefault="00F56F91"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UAT-03</w:t>
            </w:r>
          </w:p>
        </w:tc>
        <w:tc>
          <w:tcPr>
            <w:tcW w:w="2312" w:type="dxa"/>
          </w:tcPr>
          <w:p w14:paraId="5FEECE48" w14:textId="4DC956A2" w:rsidR="00404818" w:rsidRPr="00F56F91" w:rsidRDefault="008A20F6" w:rsidP="00D97856">
            <w:pPr>
              <w:textAlignment w:val="baseline"/>
              <w:rPr>
                <w:rFonts w:ascii="Arial" w:eastAsiaTheme="minorEastAsia" w:hAnsi="Arial" w:cs="Arial"/>
                <w:lang w:eastAsia="zh-TW" w:bidi="ar-SA"/>
              </w:rPr>
            </w:pPr>
            <w:proofErr w:type="gramStart"/>
            <w:r w:rsidRPr="008A20F6">
              <w:rPr>
                <w:rFonts w:ascii="Arial" w:eastAsiaTheme="minorEastAsia" w:hAnsi="Arial" w:cs="Arial"/>
                <w:lang w:eastAsia="zh-TW" w:bidi="ar-SA"/>
              </w:rPr>
              <w:t>List</w:t>
            </w:r>
            <w:proofErr w:type="gramEnd"/>
            <w:r w:rsidRPr="008A20F6">
              <w:rPr>
                <w:rFonts w:ascii="Arial" w:eastAsiaTheme="minorEastAsia" w:hAnsi="Arial" w:cs="Arial"/>
                <w:lang w:eastAsia="zh-TW" w:bidi="ar-SA"/>
              </w:rPr>
              <w:t xml:space="preserve"> all students with an average grade above 70% who are in their final year of studies</w:t>
            </w:r>
          </w:p>
        </w:tc>
        <w:tc>
          <w:tcPr>
            <w:tcW w:w="3827" w:type="dxa"/>
          </w:tcPr>
          <w:p w14:paraId="676C926B" w14:textId="156D09A8" w:rsidR="00404818" w:rsidRPr="00F56F91" w:rsidRDefault="008A20F6" w:rsidP="00D97856">
            <w:pPr>
              <w:textAlignment w:val="baseline"/>
              <w:rPr>
                <w:rFonts w:ascii="Arial" w:eastAsiaTheme="minorEastAsia" w:hAnsi="Arial" w:cs="Arial"/>
                <w:lang w:eastAsia="zh-TW" w:bidi="ar-SA"/>
              </w:rPr>
            </w:pPr>
            <w:r w:rsidRPr="008A20F6">
              <w:rPr>
                <w:rFonts w:ascii="Arial" w:eastAsiaTheme="minorEastAsia" w:hAnsi="Arial" w:cs="Arial"/>
                <w:lang w:eastAsia="zh-TW" w:bidi="ar-SA"/>
              </w:rPr>
              <w:t>To verify that the grading calculations and filtering criteria are correctly applied.</w:t>
            </w:r>
          </w:p>
        </w:tc>
        <w:tc>
          <w:tcPr>
            <w:tcW w:w="992" w:type="dxa"/>
          </w:tcPr>
          <w:p w14:paraId="4B3A1326" w14:textId="643EF5AF" w:rsidR="00404818" w:rsidRPr="00F56F91" w:rsidRDefault="00F56F91"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Pass</w:t>
            </w:r>
          </w:p>
        </w:tc>
        <w:tc>
          <w:tcPr>
            <w:tcW w:w="1134" w:type="dxa"/>
          </w:tcPr>
          <w:p w14:paraId="0DFD7173" w14:textId="5E6438E7" w:rsidR="00404818" w:rsidRPr="00F56F91" w:rsidRDefault="00F56F91"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6</w:t>
            </w:r>
          </w:p>
        </w:tc>
      </w:tr>
      <w:tr w:rsidR="00404818" w:rsidRPr="00F56F91" w14:paraId="3554410F" w14:textId="77777777" w:rsidTr="002628B6">
        <w:trPr>
          <w:trHeight w:val="573"/>
        </w:trPr>
        <w:tc>
          <w:tcPr>
            <w:tcW w:w="944" w:type="dxa"/>
          </w:tcPr>
          <w:p w14:paraId="334F27BC" w14:textId="00037AFE"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UAT-04</w:t>
            </w:r>
          </w:p>
        </w:tc>
        <w:tc>
          <w:tcPr>
            <w:tcW w:w="2312" w:type="dxa"/>
          </w:tcPr>
          <w:p w14:paraId="7EB43900" w14:textId="48FC218A" w:rsidR="00404818" w:rsidRPr="00D97856" w:rsidRDefault="008A20F6" w:rsidP="00D97856">
            <w:pPr>
              <w:textAlignment w:val="baseline"/>
              <w:rPr>
                <w:rFonts w:ascii="Arial" w:eastAsiaTheme="minorEastAsia" w:hAnsi="Arial" w:cs="Arial"/>
                <w:lang w:eastAsia="zh-TW" w:bidi="ar-SA"/>
              </w:rPr>
            </w:pPr>
            <w:r w:rsidRPr="008A20F6">
              <w:rPr>
                <w:rFonts w:ascii="Arial" w:eastAsiaTheme="minorEastAsia" w:hAnsi="Arial" w:cs="Arial"/>
                <w:lang w:eastAsia="zh-TW" w:bidi="ar-SA"/>
              </w:rPr>
              <w:t>Identify students who haven't registered for any courses in the current semester</w:t>
            </w:r>
          </w:p>
        </w:tc>
        <w:tc>
          <w:tcPr>
            <w:tcW w:w="3827" w:type="dxa"/>
          </w:tcPr>
          <w:p w14:paraId="62FBAFCE" w14:textId="22433A3F" w:rsidR="00404818" w:rsidRPr="00D97856" w:rsidRDefault="008A20F6" w:rsidP="00D97856">
            <w:pPr>
              <w:textAlignment w:val="baseline"/>
              <w:rPr>
                <w:rFonts w:ascii="Arial" w:eastAsiaTheme="minorEastAsia" w:hAnsi="Arial" w:cs="Arial"/>
                <w:lang w:eastAsia="zh-TW" w:bidi="ar-SA"/>
              </w:rPr>
            </w:pPr>
            <w:r w:rsidRPr="008A20F6">
              <w:rPr>
                <w:rFonts w:ascii="Arial" w:eastAsiaTheme="minorEastAsia" w:hAnsi="Arial" w:cs="Arial"/>
                <w:lang w:eastAsia="zh-TW" w:bidi="ar-SA"/>
              </w:rPr>
              <w:t>To verify that the system can identify students without active course registrations in a selected semester</w:t>
            </w:r>
            <w:r>
              <w:rPr>
                <w:rFonts w:ascii="Arial" w:eastAsiaTheme="minorEastAsia" w:hAnsi="Arial" w:cs="Arial" w:hint="eastAsia"/>
                <w:lang w:eastAsia="zh-TW" w:bidi="ar-SA"/>
              </w:rPr>
              <w:t>.</w:t>
            </w:r>
          </w:p>
        </w:tc>
        <w:tc>
          <w:tcPr>
            <w:tcW w:w="992" w:type="dxa"/>
          </w:tcPr>
          <w:p w14:paraId="6C9466F2" w14:textId="74D3E207"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Pass</w:t>
            </w:r>
          </w:p>
        </w:tc>
        <w:tc>
          <w:tcPr>
            <w:tcW w:w="1134" w:type="dxa"/>
          </w:tcPr>
          <w:p w14:paraId="143E4E73" w14:textId="45E7D933" w:rsidR="00404818" w:rsidRPr="00F56F91" w:rsidRDefault="00F56F91"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7</w:t>
            </w:r>
          </w:p>
        </w:tc>
      </w:tr>
      <w:tr w:rsidR="00404818" w:rsidRPr="00F56F91" w14:paraId="18B7F734" w14:textId="77777777" w:rsidTr="002628B6">
        <w:trPr>
          <w:trHeight w:val="766"/>
        </w:trPr>
        <w:tc>
          <w:tcPr>
            <w:tcW w:w="944" w:type="dxa"/>
          </w:tcPr>
          <w:p w14:paraId="47DCAD7E" w14:textId="66803822"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UAT-0</w:t>
            </w:r>
            <w:r w:rsidRPr="00D97856">
              <w:rPr>
                <w:rFonts w:ascii="Arial" w:eastAsiaTheme="minorEastAsia" w:hAnsi="Arial" w:cs="Arial" w:hint="eastAsia"/>
                <w:lang w:eastAsia="zh-TW" w:bidi="ar-SA"/>
              </w:rPr>
              <w:t>5</w:t>
            </w:r>
          </w:p>
        </w:tc>
        <w:tc>
          <w:tcPr>
            <w:tcW w:w="2312" w:type="dxa"/>
          </w:tcPr>
          <w:p w14:paraId="77F89D3A" w14:textId="3198AB9B" w:rsidR="00404818" w:rsidRPr="00D97856" w:rsidRDefault="008A20F6" w:rsidP="00D97856">
            <w:pPr>
              <w:textAlignment w:val="baseline"/>
              <w:rPr>
                <w:rFonts w:ascii="Arial" w:eastAsiaTheme="minorEastAsia" w:hAnsi="Arial" w:cs="Arial"/>
                <w:lang w:eastAsia="zh-TW" w:bidi="ar-SA"/>
              </w:rPr>
            </w:pPr>
            <w:r w:rsidRPr="008A20F6">
              <w:rPr>
                <w:rFonts w:ascii="Arial" w:eastAsiaTheme="minorEastAsia" w:hAnsi="Arial" w:cs="Arial"/>
                <w:lang w:eastAsia="zh-TW" w:bidi="ar-SA"/>
              </w:rPr>
              <w:t>Retrieve the contact information for the faculty advisor of a specific student</w:t>
            </w:r>
          </w:p>
        </w:tc>
        <w:tc>
          <w:tcPr>
            <w:tcW w:w="3827" w:type="dxa"/>
          </w:tcPr>
          <w:p w14:paraId="17B4ADD6" w14:textId="60EA942C" w:rsidR="00404818" w:rsidRPr="00D97856" w:rsidRDefault="008A20F6" w:rsidP="00D97856">
            <w:pPr>
              <w:textAlignment w:val="baseline"/>
              <w:rPr>
                <w:rFonts w:ascii="Arial" w:eastAsiaTheme="minorEastAsia" w:hAnsi="Arial" w:cs="Arial"/>
                <w:lang w:eastAsia="zh-TW" w:bidi="ar-SA"/>
              </w:rPr>
            </w:pPr>
            <w:r w:rsidRPr="008A20F6">
              <w:rPr>
                <w:rFonts w:ascii="Arial" w:eastAsiaTheme="minorEastAsia" w:hAnsi="Arial" w:cs="Arial"/>
                <w:lang w:eastAsia="zh-TW" w:bidi="ar-SA"/>
              </w:rPr>
              <w:t>To verify that advisor information can be accurately retrieved for an individual student.</w:t>
            </w:r>
          </w:p>
        </w:tc>
        <w:tc>
          <w:tcPr>
            <w:tcW w:w="992" w:type="dxa"/>
          </w:tcPr>
          <w:p w14:paraId="097DB6A6" w14:textId="376AD5AA"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Pass</w:t>
            </w:r>
          </w:p>
        </w:tc>
        <w:tc>
          <w:tcPr>
            <w:tcW w:w="1134" w:type="dxa"/>
          </w:tcPr>
          <w:p w14:paraId="36D4B1DB" w14:textId="427953F0" w:rsidR="00404818" w:rsidRPr="00D97856" w:rsidRDefault="00F56F91" w:rsidP="00D97856">
            <w:pPr>
              <w:textAlignment w:val="baseline"/>
              <w:rPr>
                <w:rFonts w:ascii="Arial" w:eastAsiaTheme="minorEastAsia" w:hAnsi="Arial" w:cs="Arial"/>
                <w:lang w:eastAsia="zh-TW" w:bidi="ar-SA"/>
              </w:rPr>
            </w:pPr>
            <w:r w:rsidRPr="00D97856">
              <w:rPr>
                <w:rFonts w:ascii="Arial" w:eastAsiaTheme="minorEastAsia" w:hAnsi="Arial" w:cs="Arial" w:hint="eastAsia"/>
                <w:lang w:eastAsia="zh-TW" w:bidi="ar-SA"/>
              </w:rPr>
              <w:t>8</w:t>
            </w:r>
          </w:p>
        </w:tc>
      </w:tr>
      <w:tr w:rsidR="00404818" w:rsidRPr="00F56F91" w14:paraId="39AD7202" w14:textId="77777777" w:rsidTr="002628B6">
        <w:trPr>
          <w:trHeight w:val="620"/>
        </w:trPr>
        <w:tc>
          <w:tcPr>
            <w:tcW w:w="944" w:type="dxa"/>
          </w:tcPr>
          <w:p w14:paraId="078526F3" w14:textId="2D5E4ACB"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UAT-0</w:t>
            </w:r>
            <w:r w:rsidRPr="00D97856">
              <w:rPr>
                <w:rFonts w:ascii="Arial" w:eastAsiaTheme="minorEastAsia" w:hAnsi="Arial" w:cs="Arial" w:hint="eastAsia"/>
                <w:lang w:eastAsia="zh-TW" w:bidi="ar-SA"/>
              </w:rPr>
              <w:t>6</w:t>
            </w:r>
          </w:p>
        </w:tc>
        <w:tc>
          <w:tcPr>
            <w:tcW w:w="2312" w:type="dxa"/>
          </w:tcPr>
          <w:p w14:paraId="1A33E59D" w14:textId="62855EF4" w:rsidR="00404818" w:rsidRPr="00D97856" w:rsidRDefault="008A20F6" w:rsidP="00D97856">
            <w:pPr>
              <w:textAlignment w:val="baseline"/>
              <w:rPr>
                <w:rFonts w:ascii="Arial" w:eastAsiaTheme="minorEastAsia" w:hAnsi="Arial" w:cs="Arial"/>
                <w:lang w:eastAsia="zh-TW" w:bidi="ar-SA"/>
              </w:rPr>
            </w:pPr>
            <w:r w:rsidRPr="008A20F6">
              <w:rPr>
                <w:rFonts w:ascii="Arial" w:eastAsiaTheme="minorEastAsia" w:hAnsi="Arial" w:cs="Arial"/>
                <w:lang w:eastAsia="zh-TW" w:bidi="ar-SA"/>
              </w:rPr>
              <w:t>Search for Lecturers with Expertise in a Particular Research Area</w:t>
            </w:r>
          </w:p>
        </w:tc>
        <w:tc>
          <w:tcPr>
            <w:tcW w:w="3827" w:type="dxa"/>
          </w:tcPr>
          <w:p w14:paraId="53FC6764" w14:textId="10021986" w:rsidR="00404818" w:rsidRPr="00D97856" w:rsidRDefault="008A20F6" w:rsidP="00D97856">
            <w:pPr>
              <w:textAlignment w:val="baseline"/>
              <w:rPr>
                <w:rFonts w:ascii="Arial" w:eastAsiaTheme="minorEastAsia" w:hAnsi="Arial" w:cs="Arial"/>
                <w:lang w:eastAsia="zh-TW" w:bidi="ar-SA"/>
              </w:rPr>
            </w:pPr>
            <w:r w:rsidRPr="008A20F6">
              <w:rPr>
                <w:rFonts w:ascii="Arial" w:eastAsiaTheme="minorEastAsia" w:hAnsi="Arial" w:cs="Arial"/>
                <w:lang w:eastAsia="zh-TW" w:bidi="ar-SA"/>
              </w:rPr>
              <w:t xml:space="preserve">To verify that lecturers can be identified according to their areas of expertise. </w:t>
            </w:r>
          </w:p>
        </w:tc>
        <w:tc>
          <w:tcPr>
            <w:tcW w:w="992" w:type="dxa"/>
          </w:tcPr>
          <w:p w14:paraId="15173961" w14:textId="671FACF4"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Pass</w:t>
            </w:r>
          </w:p>
        </w:tc>
        <w:tc>
          <w:tcPr>
            <w:tcW w:w="1134" w:type="dxa"/>
          </w:tcPr>
          <w:p w14:paraId="3700EDBE" w14:textId="4395FAB9" w:rsidR="00404818" w:rsidRPr="00D97856" w:rsidRDefault="00F56F91" w:rsidP="00D97856">
            <w:pPr>
              <w:textAlignment w:val="baseline"/>
              <w:rPr>
                <w:rFonts w:ascii="Arial" w:eastAsiaTheme="minorEastAsia" w:hAnsi="Arial" w:cs="Arial"/>
                <w:lang w:eastAsia="zh-TW" w:bidi="ar-SA"/>
              </w:rPr>
            </w:pPr>
            <w:r w:rsidRPr="00D97856">
              <w:rPr>
                <w:rFonts w:ascii="Arial" w:eastAsiaTheme="minorEastAsia" w:hAnsi="Arial" w:cs="Arial" w:hint="eastAsia"/>
                <w:lang w:eastAsia="zh-TW" w:bidi="ar-SA"/>
              </w:rPr>
              <w:t>9</w:t>
            </w:r>
          </w:p>
        </w:tc>
      </w:tr>
      <w:tr w:rsidR="00404818" w:rsidRPr="00F56F91" w14:paraId="3DF025A8" w14:textId="77777777" w:rsidTr="002628B6">
        <w:trPr>
          <w:trHeight w:val="558"/>
        </w:trPr>
        <w:tc>
          <w:tcPr>
            <w:tcW w:w="944" w:type="dxa"/>
          </w:tcPr>
          <w:p w14:paraId="7B5EF222" w14:textId="1FA0DB4E"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UAT-0</w:t>
            </w:r>
            <w:r w:rsidRPr="00D97856">
              <w:rPr>
                <w:rFonts w:ascii="Arial" w:eastAsiaTheme="minorEastAsia" w:hAnsi="Arial" w:cs="Arial" w:hint="eastAsia"/>
                <w:lang w:eastAsia="zh-TW" w:bidi="ar-SA"/>
              </w:rPr>
              <w:t>7</w:t>
            </w:r>
          </w:p>
        </w:tc>
        <w:tc>
          <w:tcPr>
            <w:tcW w:w="2312" w:type="dxa"/>
          </w:tcPr>
          <w:p w14:paraId="047C0D1F" w14:textId="6EA6195C"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Query Builder</w:t>
            </w:r>
          </w:p>
        </w:tc>
        <w:tc>
          <w:tcPr>
            <w:tcW w:w="3827" w:type="dxa"/>
          </w:tcPr>
          <w:p w14:paraId="26102106" w14:textId="0F06AE3A" w:rsidR="00404818" w:rsidRPr="00D97856" w:rsidRDefault="008A20F6" w:rsidP="00D97856">
            <w:pPr>
              <w:textAlignment w:val="baseline"/>
              <w:rPr>
                <w:rFonts w:ascii="Arial" w:eastAsiaTheme="minorEastAsia" w:hAnsi="Arial" w:cs="Arial"/>
                <w:lang w:eastAsia="zh-TW" w:bidi="ar-SA"/>
              </w:rPr>
            </w:pPr>
            <w:r w:rsidRPr="008A20F6">
              <w:rPr>
                <w:rFonts w:ascii="Arial" w:eastAsiaTheme="minorEastAsia" w:hAnsi="Arial" w:cs="Arial"/>
                <w:lang w:eastAsia="zh-TW" w:bidi="ar-SA"/>
              </w:rPr>
              <w:t>To verify that users can construct and execute custom queries</w:t>
            </w:r>
            <w:r>
              <w:rPr>
                <w:rFonts w:ascii="Arial" w:eastAsiaTheme="minorEastAsia" w:hAnsi="Arial" w:cs="Arial" w:hint="eastAsia"/>
                <w:lang w:eastAsia="zh-TW" w:bidi="ar-SA"/>
              </w:rPr>
              <w:t>.</w:t>
            </w:r>
          </w:p>
        </w:tc>
        <w:tc>
          <w:tcPr>
            <w:tcW w:w="992" w:type="dxa"/>
          </w:tcPr>
          <w:p w14:paraId="53CFB6F3" w14:textId="2B499F88" w:rsidR="00404818" w:rsidRPr="00D97856" w:rsidRDefault="00D97856" w:rsidP="00D97856">
            <w:pPr>
              <w:textAlignment w:val="baseline"/>
              <w:rPr>
                <w:rFonts w:ascii="Arial" w:eastAsiaTheme="minorEastAsia" w:hAnsi="Arial" w:cs="Arial"/>
                <w:lang w:eastAsia="zh-TW" w:bidi="ar-SA"/>
              </w:rPr>
            </w:pPr>
            <w:r>
              <w:rPr>
                <w:rFonts w:ascii="Arial" w:eastAsiaTheme="minorEastAsia" w:hAnsi="Arial" w:cs="Arial" w:hint="eastAsia"/>
                <w:lang w:eastAsia="zh-TW" w:bidi="ar-SA"/>
              </w:rPr>
              <w:t>Pass</w:t>
            </w:r>
          </w:p>
        </w:tc>
        <w:tc>
          <w:tcPr>
            <w:tcW w:w="1134" w:type="dxa"/>
          </w:tcPr>
          <w:p w14:paraId="62AA64F6" w14:textId="60D846B1" w:rsidR="00404818" w:rsidRPr="00D97856" w:rsidRDefault="00F56F91" w:rsidP="00D97856">
            <w:pPr>
              <w:textAlignment w:val="baseline"/>
              <w:rPr>
                <w:rFonts w:ascii="Arial" w:eastAsiaTheme="minorEastAsia" w:hAnsi="Arial" w:cs="Arial"/>
                <w:lang w:eastAsia="zh-TW" w:bidi="ar-SA"/>
              </w:rPr>
            </w:pPr>
            <w:r w:rsidRPr="00D97856">
              <w:rPr>
                <w:rFonts w:ascii="Arial" w:eastAsiaTheme="minorEastAsia" w:hAnsi="Arial" w:cs="Arial" w:hint="eastAsia"/>
                <w:lang w:eastAsia="zh-TW" w:bidi="ar-SA"/>
              </w:rPr>
              <w:t>10, 11</w:t>
            </w:r>
          </w:p>
        </w:tc>
      </w:tr>
    </w:tbl>
    <w:p w14:paraId="56020266" w14:textId="3FC1CC70" w:rsidR="00FC04B0" w:rsidRPr="00FC04B0" w:rsidRDefault="00FC04B0">
      <w:pPr>
        <w:rPr>
          <w:rFonts w:ascii="Arial" w:hAnsi="Arial" w:cs="Arial"/>
          <w:b/>
          <w:bCs/>
          <w:szCs w:val="24"/>
          <w:lang w:val="en-GB" w:eastAsia="zh-TW"/>
        </w:rPr>
      </w:pPr>
    </w:p>
    <w:p w14:paraId="7FB6BEAC" w14:textId="25EAE78D" w:rsidR="002628B6" w:rsidRDefault="00FC04B0" w:rsidP="000B46B7">
      <w:pPr>
        <w:pStyle w:val="BodyText"/>
        <w:spacing w:line="240" w:lineRule="auto"/>
        <w:jc w:val="left"/>
        <w:rPr>
          <w:rFonts w:cs="Arial"/>
          <w:b/>
          <w:bCs/>
          <w:lang w:eastAsia="zh-TW"/>
        </w:rPr>
      </w:pPr>
      <w:r>
        <w:rPr>
          <w:rFonts w:cs="Arial"/>
          <w:b/>
          <w:bCs/>
          <w:lang w:eastAsia="zh-TW"/>
        </w:rPr>
        <w:lastRenderedPageBreak/>
        <w:t>G</w:t>
      </w:r>
      <w:r w:rsidR="002628B6">
        <w:rPr>
          <w:rFonts w:cs="Arial" w:hint="eastAsia"/>
          <w:b/>
          <w:bCs/>
          <w:lang w:eastAsia="zh-TW"/>
        </w:rPr>
        <w:t>UI Screenshots and Result Discussion</w:t>
      </w:r>
    </w:p>
    <w:p w14:paraId="7B3BCE6F" w14:textId="04C47485" w:rsidR="000B46B7" w:rsidRPr="000B46B7" w:rsidRDefault="005C5294" w:rsidP="000B46B7">
      <w:pPr>
        <w:pStyle w:val="BodyText"/>
        <w:spacing w:line="240" w:lineRule="auto"/>
        <w:jc w:val="left"/>
        <w:rPr>
          <w:rFonts w:cs="Arial"/>
          <w:b/>
          <w:bCs/>
          <w:lang w:eastAsia="zh-TW"/>
        </w:rPr>
      </w:pPr>
      <w:r w:rsidRPr="000B46B7">
        <w:rPr>
          <w:rFonts w:cs="Arial"/>
          <w:b/>
          <w:bCs/>
          <w:lang w:eastAsia="zh-TW"/>
        </w:rPr>
        <w:t xml:space="preserve">UAT-01: </w:t>
      </w:r>
      <w:r w:rsidR="000B46B7" w:rsidRPr="000B46B7">
        <w:rPr>
          <w:rFonts w:cs="Arial" w:hint="eastAsia"/>
          <w:lang w:eastAsia="zh-TW"/>
        </w:rPr>
        <w:t>Query Interface</w:t>
      </w:r>
    </w:p>
    <w:p w14:paraId="00B7A75E" w14:textId="67A805A0" w:rsidR="005C5294" w:rsidRPr="000B46B7" w:rsidRDefault="005C5294" w:rsidP="000B46B7">
      <w:pPr>
        <w:pStyle w:val="BodyText"/>
        <w:spacing w:line="240" w:lineRule="auto"/>
        <w:jc w:val="left"/>
        <w:rPr>
          <w:rFonts w:cs="Arial"/>
          <w:b/>
          <w:bCs/>
          <w:sz w:val="22"/>
          <w:szCs w:val="28"/>
          <w:lang w:eastAsia="zh-TW"/>
        </w:rPr>
      </w:pPr>
      <w:r w:rsidRPr="000B46B7">
        <w:rPr>
          <w:rFonts w:cs="Arial"/>
          <w:b/>
          <w:bCs/>
          <w:szCs w:val="20"/>
          <w:lang w:eastAsia="zh-TW"/>
        </w:rPr>
        <w:t>Discussion</w:t>
      </w:r>
      <w:r w:rsidR="000B46B7" w:rsidRPr="000B46B7">
        <w:rPr>
          <w:rFonts w:cs="Arial" w:hint="eastAsia"/>
          <w:b/>
          <w:bCs/>
          <w:szCs w:val="20"/>
          <w:lang w:eastAsia="zh-TW"/>
        </w:rPr>
        <w:t xml:space="preserve">: </w:t>
      </w:r>
      <w:r w:rsidRPr="000B46B7">
        <w:rPr>
          <w:szCs w:val="20"/>
          <w:lang w:eastAsia="zh-TW"/>
        </w:rPr>
        <w:t>T</w:t>
      </w:r>
      <w:r w:rsidRPr="000B46B7">
        <w:rPr>
          <w:lang w:eastAsia="zh-TW"/>
        </w:rPr>
        <w:t>he interface loaded successfully and provided access to predefined queries and a query builder. This enables users to interact with the database without requiring SQL knowledge, improving accessibility and usability. The interface also included a clear button</w:t>
      </w:r>
      <w:r w:rsidR="00F61C1A">
        <w:rPr>
          <w:lang w:eastAsia="zh-TW"/>
        </w:rPr>
        <w:t xml:space="preserve"> that allowed</w:t>
      </w:r>
      <w:r w:rsidRPr="000B46B7">
        <w:rPr>
          <w:lang w:eastAsia="zh-TW"/>
        </w:rPr>
        <w:t xml:space="preserve"> users to reset selections and execute new queries.</w:t>
      </w:r>
    </w:p>
    <w:p w14:paraId="7CC3BF7C" w14:textId="77777777" w:rsidR="0071263B" w:rsidRDefault="00770BCE" w:rsidP="00A977B8">
      <w:pPr>
        <w:pStyle w:val="BodyText"/>
        <w:spacing w:line="240" w:lineRule="auto"/>
        <w:jc w:val="center"/>
        <w:rPr>
          <w:rFonts w:cs="Arial"/>
          <w:b/>
          <w:bCs/>
          <w:lang w:eastAsia="zh-TW"/>
        </w:rPr>
      </w:pPr>
      <w:r>
        <w:rPr>
          <w:noProof/>
        </w:rPr>
        <w:drawing>
          <wp:inline distT="0" distB="0" distL="0" distR="0" wp14:anchorId="102114AB" wp14:editId="22D150DF">
            <wp:extent cx="4717774" cy="3282267"/>
            <wp:effectExtent l="0" t="0" r="6985" b="0"/>
            <wp:docPr id="10938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461" cy="3291094"/>
                    </a:xfrm>
                    <a:prstGeom prst="rect">
                      <a:avLst/>
                    </a:prstGeom>
                    <a:noFill/>
                    <a:ln>
                      <a:noFill/>
                    </a:ln>
                  </pic:spPr>
                </pic:pic>
              </a:graphicData>
            </a:graphic>
          </wp:inline>
        </w:drawing>
      </w:r>
    </w:p>
    <w:p w14:paraId="0B666693" w14:textId="1854801E" w:rsidR="00770BCE" w:rsidRPr="0071263B" w:rsidRDefault="0071263B" w:rsidP="00A977B8">
      <w:pPr>
        <w:pStyle w:val="BodyText"/>
        <w:spacing w:line="240" w:lineRule="auto"/>
        <w:jc w:val="center"/>
        <w:rPr>
          <w:rFonts w:cs="Arial"/>
          <w:b/>
          <w:bCs/>
          <w:lang w:eastAsia="zh-TW"/>
        </w:rPr>
      </w:pPr>
      <w:bookmarkStart w:id="37" w:name="_Toc235420781"/>
      <w:r w:rsidRPr="0071263B">
        <w:rPr>
          <w:rFonts w:cs="Arial"/>
        </w:rPr>
        <w:t xml:space="preserve">Figure </w:t>
      </w:r>
      <w:r w:rsidRPr="0071263B">
        <w:rPr>
          <w:rFonts w:cs="Arial"/>
        </w:rPr>
        <w:fldChar w:fldCharType="begin"/>
      </w:r>
      <w:r w:rsidRPr="0071263B">
        <w:rPr>
          <w:rFonts w:cs="Arial"/>
        </w:rPr>
        <w:instrText xml:space="preserve"> SEQ Figure \* ARABIC </w:instrText>
      </w:r>
      <w:r w:rsidRPr="0071263B">
        <w:rPr>
          <w:rFonts w:cs="Arial"/>
        </w:rPr>
        <w:fldChar w:fldCharType="separate"/>
      </w:r>
      <w:r w:rsidRPr="0071263B">
        <w:rPr>
          <w:rFonts w:cs="Arial"/>
          <w:noProof/>
        </w:rPr>
        <w:t>2</w:t>
      </w:r>
      <w:r w:rsidRPr="0071263B">
        <w:rPr>
          <w:rFonts w:cs="Arial"/>
        </w:rPr>
        <w:fldChar w:fldCharType="end"/>
      </w:r>
      <w:r w:rsidRPr="0071263B">
        <w:rPr>
          <w:rFonts w:cs="Arial"/>
        </w:rPr>
        <w:t>.</w:t>
      </w:r>
      <w:r w:rsidR="00770BCE" w:rsidRPr="0071263B">
        <w:rPr>
          <w:rFonts w:cs="Arial"/>
          <w:b/>
          <w:bCs/>
          <w:lang w:eastAsia="zh-TW"/>
        </w:rPr>
        <w:t xml:space="preserve"> </w:t>
      </w:r>
      <w:r w:rsidR="008A20F6" w:rsidRPr="0071263B">
        <w:rPr>
          <w:rFonts w:cs="Arial"/>
          <w:b/>
          <w:bCs/>
          <w:lang w:eastAsia="zh-TW"/>
        </w:rPr>
        <w:t xml:space="preserve">Query Interface </w:t>
      </w:r>
      <w:r w:rsidR="00770BCE" w:rsidRPr="0071263B">
        <w:rPr>
          <w:rFonts w:cs="Arial"/>
          <w:b/>
          <w:bCs/>
          <w:lang w:eastAsia="zh-TW"/>
        </w:rPr>
        <w:t>(UAT-01)</w:t>
      </w:r>
      <w:bookmarkEnd w:id="37"/>
    </w:p>
    <w:p w14:paraId="323763CE" w14:textId="77777777" w:rsidR="0071263B" w:rsidRDefault="008A20F6" w:rsidP="00A977B8">
      <w:pPr>
        <w:pStyle w:val="BodyText"/>
        <w:spacing w:line="240" w:lineRule="auto"/>
        <w:jc w:val="center"/>
        <w:rPr>
          <w:rFonts w:cs="Arial"/>
        </w:rPr>
      </w:pPr>
      <w:r>
        <w:rPr>
          <w:noProof/>
        </w:rPr>
        <w:drawing>
          <wp:inline distT="0" distB="0" distL="0" distR="0" wp14:anchorId="74D9B610" wp14:editId="05D3F789">
            <wp:extent cx="4631634" cy="3396531"/>
            <wp:effectExtent l="0" t="0" r="0" b="0"/>
            <wp:docPr id="113778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9895" cy="3409922"/>
                    </a:xfrm>
                    <a:prstGeom prst="rect">
                      <a:avLst/>
                    </a:prstGeom>
                    <a:noFill/>
                    <a:ln>
                      <a:noFill/>
                    </a:ln>
                  </pic:spPr>
                </pic:pic>
              </a:graphicData>
            </a:graphic>
          </wp:inline>
        </w:drawing>
      </w:r>
    </w:p>
    <w:p w14:paraId="1C686E15" w14:textId="44956458" w:rsidR="000B46B7" w:rsidRPr="0071263B" w:rsidRDefault="0071263B" w:rsidP="00A977B8">
      <w:pPr>
        <w:pStyle w:val="BodyText"/>
        <w:spacing w:line="240" w:lineRule="auto"/>
        <w:jc w:val="center"/>
        <w:rPr>
          <w:rFonts w:cs="Arial"/>
          <w:lang w:val="en-GB"/>
        </w:rPr>
      </w:pPr>
      <w:bookmarkStart w:id="38" w:name="_Toc235420782"/>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3</w:t>
      </w:r>
      <w:r w:rsidRPr="00514DA8">
        <w:rPr>
          <w:rFonts w:cs="Arial"/>
        </w:rPr>
        <w:fldChar w:fldCharType="end"/>
      </w:r>
      <w:r w:rsidRPr="00514DA8">
        <w:rPr>
          <w:rFonts w:cs="Arial"/>
        </w:rPr>
        <w:t>.</w:t>
      </w:r>
      <w:r w:rsidR="00770BCE" w:rsidRPr="00770BCE">
        <w:rPr>
          <w:rFonts w:hint="eastAsia"/>
          <w:b/>
          <w:bCs/>
          <w:lang w:eastAsia="zh-TW"/>
        </w:rPr>
        <w:t xml:space="preserve"> </w:t>
      </w:r>
      <w:r w:rsidR="008A20F6">
        <w:rPr>
          <w:rFonts w:hint="eastAsia"/>
          <w:b/>
          <w:bCs/>
          <w:lang w:eastAsia="zh-TW"/>
        </w:rPr>
        <w:t xml:space="preserve">Query Interface-2 </w:t>
      </w:r>
      <w:r w:rsidR="00770BCE" w:rsidRPr="00770BCE">
        <w:rPr>
          <w:rFonts w:hint="eastAsia"/>
          <w:b/>
          <w:bCs/>
          <w:lang w:eastAsia="zh-TW"/>
        </w:rPr>
        <w:t>(UAT-01)</w:t>
      </w:r>
      <w:bookmarkEnd w:id="38"/>
    </w:p>
    <w:p w14:paraId="7B78A4A6" w14:textId="3301161A" w:rsidR="000B46B7" w:rsidRPr="002628B6" w:rsidRDefault="000B46B7" w:rsidP="002628B6">
      <w:pPr>
        <w:rPr>
          <w:rFonts w:ascii="Arial" w:hAnsi="Arial" w:cs="Arial"/>
          <w:b/>
          <w:bCs/>
          <w:szCs w:val="24"/>
          <w:lang w:eastAsia="zh-TW"/>
        </w:rPr>
      </w:pPr>
      <w:r>
        <w:rPr>
          <w:b/>
          <w:bCs/>
          <w:lang w:eastAsia="zh-TW"/>
        </w:rPr>
        <w:br w:type="page"/>
      </w:r>
      <w:r w:rsidR="008A20F6" w:rsidRPr="002628B6">
        <w:rPr>
          <w:rFonts w:ascii="Arial" w:hAnsi="Arial" w:cs="Arial"/>
          <w:b/>
          <w:bCs/>
          <w:lang w:eastAsia="zh-TW"/>
        </w:rPr>
        <w:lastRenderedPageBreak/>
        <w:t xml:space="preserve">UAT-02: </w:t>
      </w:r>
      <w:r w:rsidRPr="002628B6">
        <w:rPr>
          <w:rFonts w:ascii="Arial" w:hAnsi="Arial" w:cs="Arial"/>
          <w:lang w:eastAsia="zh-TW"/>
        </w:rPr>
        <w:t>Find students enrolled in a Specific Course, taught by a specific lecturer</w:t>
      </w:r>
    </w:p>
    <w:p w14:paraId="7B8EE57E" w14:textId="505BCBD9" w:rsidR="008A20F6" w:rsidRPr="002628B6" w:rsidRDefault="008A20F6" w:rsidP="008A20F6">
      <w:pPr>
        <w:pStyle w:val="BodyText"/>
        <w:spacing w:line="240" w:lineRule="auto"/>
        <w:jc w:val="left"/>
        <w:rPr>
          <w:rFonts w:cs="Arial"/>
          <w:b/>
          <w:bCs/>
          <w:szCs w:val="20"/>
          <w:lang w:eastAsia="zh-TW"/>
        </w:rPr>
      </w:pPr>
      <w:r w:rsidRPr="002628B6">
        <w:rPr>
          <w:rFonts w:cs="Arial"/>
          <w:b/>
          <w:bCs/>
          <w:szCs w:val="20"/>
          <w:lang w:eastAsia="zh-TW"/>
        </w:rPr>
        <w:t>Discussion</w:t>
      </w:r>
      <w:r w:rsidR="000B46B7" w:rsidRPr="002628B6">
        <w:rPr>
          <w:rFonts w:cs="Arial"/>
          <w:b/>
          <w:bCs/>
          <w:szCs w:val="20"/>
          <w:lang w:eastAsia="zh-TW"/>
        </w:rPr>
        <w:t xml:space="preserve">: </w:t>
      </w:r>
      <w:r w:rsidRPr="002628B6">
        <w:rPr>
          <w:rFonts w:cs="Arial"/>
          <w:szCs w:val="20"/>
          <w:lang w:eastAsia="zh-TW"/>
        </w:rPr>
        <w:t>The query returned expected student records. The results matched enrolment data, confirming the correct implementation of many-to-many relationship between Students, Courses, and Lecturers. </w:t>
      </w:r>
    </w:p>
    <w:p w14:paraId="4B674C7E" w14:textId="77777777" w:rsidR="0071263B" w:rsidRDefault="008A20F6" w:rsidP="00A977B8">
      <w:pPr>
        <w:pStyle w:val="BodyText"/>
        <w:spacing w:line="240" w:lineRule="auto"/>
        <w:jc w:val="center"/>
        <w:rPr>
          <w:rFonts w:cs="Arial"/>
        </w:rPr>
      </w:pPr>
      <w:r>
        <w:rPr>
          <w:noProof/>
          <w:lang w:eastAsia="zh-TW"/>
        </w:rPr>
        <w:drawing>
          <wp:inline distT="0" distB="0" distL="0" distR="0" wp14:anchorId="24946073" wp14:editId="6A4F2DB6">
            <wp:extent cx="4883426" cy="3581179"/>
            <wp:effectExtent l="0" t="0" r="0" b="635"/>
            <wp:docPr id="1315475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3554" cy="3588606"/>
                    </a:xfrm>
                    <a:prstGeom prst="rect">
                      <a:avLst/>
                    </a:prstGeom>
                    <a:noFill/>
                    <a:ln>
                      <a:noFill/>
                    </a:ln>
                  </pic:spPr>
                </pic:pic>
              </a:graphicData>
            </a:graphic>
          </wp:inline>
        </w:drawing>
      </w:r>
    </w:p>
    <w:p w14:paraId="2C3BA306" w14:textId="77777777" w:rsidR="00A977B8" w:rsidRDefault="0071263B" w:rsidP="00A977B8">
      <w:pPr>
        <w:pStyle w:val="BodyText"/>
        <w:spacing w:line="240" w:lineRule="auto"/>
        <w:jc w:val="center"/>
        <w:rPr>
          <w:b/>
          <w:bCs/>
          <w:lang w:eastAsia="zh-TW"/>
        </w:rPr>
      </w:pPr>
      <w:bookmarkStart w:id="39" w:name="_Toc235420783"/>
      <w:r>
        <w:rPr>
          <w:rFonts w:cs="Arial"/>
        </w:rPr>
        <w:t>F</w:t>
      </w:r>
      <w:r w:rsidRPr="00514DA8">
        <w:rPr>
          <w:rFonts w:cs="Arial"/>
        </w:rPr>
        <w:t xml:space="preserve">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4</w:t>
      </w:r>
      <w:r w:rsidRPr="00514DA8">
        <w:rPr>
          <w:rFonts w:cs="Arial"/>
        </w:rPr>
        <w:fldChar w:fldCharType="end"/>
      </w:r>
      <w:r w:rsidRPr="00514DA8">
        <w:rPr>
          <w:rFonts w:cs="Arial"/>
        </w:rPr>
        <w:t xml:space="preserve">. </w:t>
      </w:r>
      <w:r w:rsidR="008A20F6" w:rsidRPr="008A20F6">
        <w:rPr>
          <w:rFonts w:hint="eastAsia"/>
          <w:b/>
          <w:bCs/>
          <w:lang w:eastAsia="zh-TW"/>
        </w:rPr>
        <w:t>Student enrolled in a specific course, taught by a specific lecturer</w:t>
      </w:r>
      <w:bookmarkEnd w:id="39"/>
    </w:p>
    <w:p w14:paraId="314BBF13" w14:textId="77777777" w:rsidR="00A977B8" w:rsidRDefault="00A977B8" w:rsidP="00A977B8">
      <w:pPr>
        <w:pStyle w:val="BodyText"/>
        <w:spacing w:line="240" w:lineRule="auto"/>
        <w:jc w:val="center"/>
        <w:rPr>
          <w:b/>
          <w:bCs/>
          <w:lang w:eastAsia="zh-TW"/>
        </w:rPr>
      </w:pPr>
    </w:p>
    <w:p w14:paraId="58E44A6B" w14:textId="1E65C7F7" w:rsidR="00A977B8" w:rsidRDefault="00A977B8" w:rsidP="00A977B8">
      <w:pPr>
        <w:pStyle w:val="BodyText"/>
        <w:spacing w:line="240" w:lineRule="auto"/>
        <w:jc w:val="center"/>
        <w:rPr>
          <w:b/>
          <w:bCs/>
          <w:lang w:eastAsia="zh-TW"/>
        </w:rPr>
      </w:pPr>
      <w:r>
        <w:rPr>
          <w:noProof/>
        </w:rPr>
        <w:drawing>
          <wp:inline distT="0" distB="0" distL="0" distR="0" wp14:anchorId="41B51264" wp14:editId="5A8F60FD">
            <wp:extent cx="4883426" cy="3323187"/>
            <wp:effectExtent l="0" t="0" r="0" b="0"/>
            <wp:docPr id="1738961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2892" cy="3329628"/>
                    </a:xfrm>
                    <a:prstGeom prst="rect">
                      <a:avLst/>
                    </a:prstGeom>
                    <a:noFill/>
                    <a:ln>
                      <a:noFill/>
                    </a:ln>
                  </pic:spPr>
                </pic:pic>
              </a:graphicData>
            </a:graphic>
          </wp:inline>
        </w:drawing>
      </w:r>
    </w:p>
    <w:p w14:paraId="170BD15D" w14:textId="06E9F839" w:rsidR="008A20F6" w:rsidRPr="00A977B8" w:rsidRDefault="0071263B" w:rsidP="00A977B8">
      <w:pPr>
        <w:pStyle w:val="BodyText"/>
        <w:spacing w:line="240" w:lineRule="auto"/>
        <w:jc w:val="center"/>
        <w:rPr>
          <w:b/>
          <w:bCs/>
          <w:lang w:eastAsia="zh-TW"/>
        </w:rPr>
      </w:pPr>
      <w:bookmarkStart w:id="40" w:name="_Toc235420784"/>
      <w:r>
        <w:rPr>
          <w:rFonts w:cs="Arial"/>
        </w:rPr>
        <w:t>F</w:t>
      </w:r>
      <w:r w:rsidRPr="00514DA8">
        <w:rPr>
          <w:rFonts w:cs="Arial"/>
        </w:rPr>
        <w:t xml:space="preserve">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5</w:t>
      </w:r>
      <w:r w:rsidRPr="00514DA8">
        <w:rPr>
          <w:rFonts w:cs="Arial"/>
        </w:rPr>
        <w:fldChar w:fldCharType="end"/>
      </w:r>
      <w:r w:rsidRPr="00514DA8">
        <w:rPr>
          <w:rFonts w:cs="Arial"/>
        </w:rPr>
        <w:t>.</w:t>
      </w:r>
      <w:r>
        <w:rPr>
          <w:rFonts w:cs="Arial"/>
        </w:rPr>
        <w:t xml:space="preserve"> </w:t>
      </w:r>
      <w:r w:rsidR="008A20F6" w:rsidRPr="008A20F6">
        <w:rPr>
          <w:rFonts w:hint="eastAsia"/>
          <w:b/>
          <w:bCs/>
          <w:lang w:eastAsia="zh-TW"/>
        </w:rPr>
        <w:t xml:space="preserve">Safe </w:t>
      </w:r>
      <w:r w:rsidR="002628B6">
        <w:rPr>
          <w:b/>
          <w:bCs/>
          <w:lang w:eastAsia="zh-TW"/>
        </w:rPr>
        <w:t>fails</w:t>
      </w:r>
      <w:r w:rsidR="008A20F6" w:rsidRPr="008A20F6">
        <w:rPr>
          <w:rFonts w:hint="eastAsia"/>
          <w:b/>
          <w:bCs/>
          <w:lang w:eastAsia="zh-TW"/>
        </w:rPr>
        <w:t xml:space="preserve"> when part of the query information is missing</w:t>
      </w:r>
      <w:bookmarkEnd w:id="40"/>
    </w:p>
    <w:p w14:paraId="68139141" w14:textId="4EEF1705" w:rsidR="000B46B7" w:rsidRPr="000B46B7" w:rsidRDefault="008A20F6" w:rsidP="008A20F6">
      <w:pPr>
        <w:pStyle w:val="BodyText"/>
        <w:spacing w:line="240" w:lineRule="auto"/>
        <w:jc w:val="left"/>
        <w:rPr>
          <w:rFonts w:cs="Arial"/>
          <w:b/>
          <w:bCs/>
          <w:szCs w:val="20"/>
          <w:lang w:eastAsia="zh-TW"/>
        </w:rPr>
      </w:pPr>
      <w:r w:rsidRPr="000B46B7">
        <w:rPr>
          <w:rFonts w:cs="Arial" w:hint="eastAsia"/>
          <w:b/>
          <w:bCs/>
          <w:szCs w:val="20"/>
          <w:lang w:eastAsia="zh-TW"/>
        </w:rPr>
        <w:lastRenderedPageBreak/>
        <w:t xml:space="preserve">UAT-03: </w:t>
      </w:r>
      <w:proofErr w:type="gramStart"/>
      <w:r w:rsidR="000B46B7" w:rsidRPr="000B46B7">
        <w:rPr>
          <w:rStyle w:val="normaltextrun"/>
          <w:rFonts w:cs="Arial"/>
          <w:color w:val="000000"/>
          <w:szCs w:val="20"/>
          <w:bdr w:val="none" w:sz="0" w:space="0" w:color="auto" w:frame="1"/>
          <w:lang w:val="en-GB"/>
        </w:rPr>
        <w:t>List</w:t>
      </w:r>
      <w:proofErr w:type="gramEnd"/>
      <w:r w:rsidR="000B46B7" w:rsidRPr="000B46B7">
        <w:rPr>
          <w:rStyle w:val="normaltextrun"/>
          <w:rFonts w:cs="Arial"/>
          <w:color w:val="000000"/>
          <w:szCs w:val="20"/>
          <w:bdr w:val="none" w:sz="0" w:space="0" w:color="auto" w:frame="1"/>
          <w:lang w:val="en-GB"/>
        </w:rPr>
        <w:t xml:space="preserve"> all students with an average grade above 70% who are in their final year of studies</w:t>
      </w:r>
    </w:p>
    <w:p w14:paraId="35434FE7" w14:textId="16D1CA99" w:rsidR="008A20F6" w:rsidRPr="000B46B7" w:rsidRDefault="008A20F6" w:rsidP="008A20F6">
      <w:pPr>
        <w:pStyle w:val="BodyText"/>
        <w:spacing w:line="240" w:lineRule="auto"/>
        <w:jc w:val="left"/>
        <w:rPr>
          <w:rFonts w:cs="Arial"/>
          <w:b/>
          <w:bCs/>
          <w:szCs w:val="20"/>
          <w:lang w:eastAsia="zh-TW"/>
        </w:rPr>
      </w:pPr>
      <w:r w:rsidRPr="000B46B7">
        <w:rPr>
          <w:rFonts w:cs="Arial"/>
          <w:b/>
          <w:bCs/>
          <w:szCs w:val="20"/>
          <w:lang w:eastAsia="zh-TW"/>
        </w:rPr>
        <w:t>Discussion</w:t>
      </w:r>
      <w:r w:rsidR="000B46B7" w:rsidRPr="000B46B7">
        <w:rPr>
          <w:rFonts w:cs="Arial" w:hint="eastAsia"/>
          <w:b/>
          <w:bCs/>
          <w:szCs w:val="20"/>
          <w:lang w:eastAsia="zh-TW"/>
        </w:rPr>
        <w:t xml:space="preserve">: </w:t>
      </w:r>
      <w:r w:rsidRPr="000B46B7">
        <w:rPr>
          <w:rFonts w:cs="Arial"/>
          <w:szCs w:val="20"/>
          <w:lang w:eastAsia="zh-TW"/>
        </w:rPr>
        <w:t>The query successfully calculated average grades and returned qualifying students, demonstrating that grade data is stored correctly and supports aggregate calculations. </w:t>
      </w:r>
    </w:p>
    <w:p w14:paraId="3803AAB6" w14:textId="7FB8E6C0" w:rsidR="00A977B8" w:rsidRDefault="00A977B8" w:rsidP="00A977B8">
      <w:pPr>
        <w:pStyle w:val="BodyText"/>
        <w:spacing w:line="240" w:lineRule="auto"/>
        <w:jc w:val="center"/>
        <w:rPr>
          <w:lang w:eastAsia="zh-TW"/>
        </w:rPr>
      </w:pPr>
      <w:r>
        <w:rPr>
          <w:noProof/>
        </w:rPr>
        <w:drawing>
          <wp:inline distT="0" distB="0" distL="0" distR="0" wp14:anchorId="73793D65" wp14:editId="6B8FFFD3">
            <wp:extent cx="5048250" cy="3663950"/>
            <wp:effectExtent l="0" t="0" r="0" b="0"/>
            <wp:docPr id="751595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8250" cy="3663950"/>
                    </a:xfrm>
                    <a:prstGeom prst="rect">
                      <a:avLst/>
                    </a:prstGeom>
                    <a:noFill/>
                    <a:ln>
                      <a:noFill/>
                    </a:ln>
                  </pic:spPr>
                </pic:pic>
              </a:graphicData>
            </a:graphic>
          </wp:inline>
        </w:drawing>
      </w:r>
    </w:p>
    <w:p w14:paraId="1977F7E7" w14:textId="6EDD39EA" w:rsidR="008A20F6" w:rsidRDefault="0071263B" w:rsidP="00A977B8">
      <w:pPr>
        <w:pStyle w:val="BodyText"/>
        <w:spacing w:line="240" w:lineRule="auto"/>
        <w:jc w:val="center"/>
        <w:rPr>
          <w:b/>
          <w:bCs/>
          <w:lang w:eastAsia="zh-TW"/>
        </w:rPr>
      </w:pPr>
      <w:bookmarkStart w:id="41" w:name="_Toc235420785"/>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6</w:t>
      </w:r>
      <w:r w:rsidRPr="00514DA8">
        <w:rPr>
          <w:rFonts w:cs="Arial"/>
        </w:rPr>
        <w:fldChar w:fldCharType="end"/>
      </w:r>
      <w:r w:rsidRPr="00514DA8">
        <w:rPr>
          <w:rFonts w:cs="Arial"/>
        </w:rPr>
        <w:t xml:space="preserve">. </w:t>
      </w:r>
      <w:r w:rsidR="008A20F6" w:rsidRPr="008A20F6">
        <w:rPr>
          <w:rFonts w:hint="eastAsia"/>
          <w:b/>
          <w:bCs/>
          <w:lang w:eastAsia="zh-TW"/>
        </w:rPr>
        <w:t>Students with average results above 70%</w:t>
      </w:r>
      <w:bookmarkEnd w:id="41"/>
    </w:p>
    <w:p w14:paraId="7B966DC0" w14:textId="238A0BA6" w:rsidR="001A5819" w:rsidRDefault="001A5819">
      <w:pPr>
        <w:rPr>
          <w:rFonts w:ascii="Arial" w:hAnsi="Arial"/>
          <w:b/>
          <w:bCs/>
          <w:szCs w:val="24"/>
          <w:lang w:eastAsia="zh-TW"/>
        </w:rPr>
      </w:pPr>
      <w:r>
        <w:rPr>
          <w:b/>
          <w:bCs/>
          <w:lang w:eastAsia="zh-TW"/>
        </w:rPr>
        <w:br w:type="page"/>
      </w:r>
    </w:p>
    <w:p w14:paraId="78AC3716" w14:textId="2E891738" w:rsidR="002628B6" w:rsidRPr="002628B6" w:rsidRDefault="000B46B7" w:rsidP="000B46B7">
      <w:pPr>
        <w:pStyle w:val="BodyText"/>
        <w:spacing w:line="240" w:lineRule="auto"/>
        <w:jc w:val="left"/>
        <w:rPr>
          <w:rFonts w:cs="Arial"/>
          <w:b/>
          <w:bCs/>
          <w:szCs w:val="20"/>
          <w:lang w:eastAsia="zh-TW"/>
        </w:rPr>
      </w:pPr>
      <w:r w:rsidRPr="002628B6">
        <w:rPr>
          <w:rFonts w:cs="Arial"/>
          <w:b/>
          <w:bCs/>
          <w:szCs w:val="20"/>
          <w:lang w:eastAsia="zh-TW"/>
        </w:rPr>
        <w:lastRenderedPageBreak/>
        <w:t xml:space="preserve">UAT-04: </w:t>
      </w:r>
      <w:r w:rsidR="002628B6" w:rsidRPr="002628B6">
        <w:rPr>
          <w:rStyle w:val="normaltextrun"/>
          <w:rFonts w:cs="Arial"/>
          <w:color w:val="000000"/>
          <w:szCs w:val="20"/>
          <w:shd w:val="clear" w:color="auto" w:fill="FFFFFF"/>
        </w:rPr>
        <w:t>Identify students who haven't registered for any courses in the current semester</w:t>
      </w:r>
    </w:p>
    <w:p w14:paraId="01EDA584" w14:textId="59137C1E" w:rsidR="001A5819" w:rsidRPr="002628B6" w:rsidRDefault="000B46B7" w:rsidP="002628B6">
      <w:pPr>
        <w:pStyle w:val="BodyText"/>
        <w:spacing w:line="240" w:lineRule="auto"/>
        <w:jc w:val="left"/>
        <w:rPr>
          <w:rFonts w:cs="Arial"/>
          <w:b/>
          <w:bCs/>
          <w:szCs w:val="20"/>
          <w:lang w:eastAsia="zh-TW"/>
        </w:rPr>
      </w:pPr>
      <w:r w:rsidRPr="002628B6">
        <w:rPr>
          <w:rFonts w:cs="Arial"/>
          <w:b/>
          <w:bCs/>
          <w:szCs w:val="20"/>
          <w:lang w:eastAsia="zh-TW"/>
        </w:rPr>
        <w:t>Discussion</w:t>
      </w:r>
      <w:r w:rsidR="002628B6" w:rsidRPr="002628B6">
        <w:rPr>
          <w:rFonts w:cs="Arial" w:hint="eastAsia"/>
          <w:b/>
          <w:bCs/>
          <w:szCs w:val="20"/>
          <w:lang w:eastAsia="zh-TW"/>
        </w:rPr>
        <w:t xml:space="preserve">: </w:t>
      </w:r>
      <w:r w:rsidR="006148E4" w:rsidRPr="002628B6">
        <w:rPr>
          <w:szCs w:val="20"/>
          <w:lang w:eastAsia="zh-TW"/>
        </w:rPr>
        <w:t xml:space="preserve">The query correctly distinguished between enrolled and non-enrolled students. This confirms the integrity of enrolment records and relationship constraints within the database.  </w:t>
      </w:r>
    </w:p>
    <w:p w14:paraId="1C4360E8" w14:textId="5FE97342" w:rsidR="00A977B8" w:rsidRDefault="00A977B8" w:rsidP="00A977B8">
      <w:pPr>
        <w:pStyle w:val="BodyText"/>
        <w:spacing w:line="240" w:lineRule="auto"/>
        <w:jc w:val="center"/>
        <w:rPr>
          <w:lang w:eastAsia="zh-TW"/>
        </w:rPr>
      </w:pPr>
      <w:r>
        <w:rPr>
          <w:noProof/>
        </w:rPr>
        <w:drawing>
          <wp:inline distT="0" distB="0" distL="0" distR="0" wp14:anchorId="19F786B1" wp14:editId="4831728C">
            <wp:extent cx="5048250" cy="3733800"/>
            <wp:effectExtent l="0" t="0" r="0" b="0"/>
            <wp:docPr id="1020039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8250" cy="3733800"/>
                    </a:xfrm>
                    <a:prstGeom prst="rect">
                      <a:avLst/>
                    </a:prstGeom>
                    <a:noFill/>
                    <a:ln>
                      <a:noFill/>
                    </a:ln>
                  </pic:spPr>
                </pic:pic>
              </a:graphicData>
            </a:graphic>
          </wp:inline>
        </w:drawing>
      </w:r>
    </w:p>
    <w:p w14:paraId="4F5BAA35" w14:textId="02D40EAB" w:rsidR="006148E4" w:rsidRDefault="0071263B" w:rsidP="00A977B8">
      <w:pPr>
        <w:pStyle w:val="BodyText"/>
        <w:spacing w:line="240" w:lineRule="auto"/>
        <w:jc w:val="center"/>
        <w:rPr>
          <w:b/>
          <w:bCs/>
          <w:lang w:eastAsia="zh-TW"/>
        </w:rPr>
      </w:pPr>
      <w:bookmarkStart w:id="42" w:name="_Toc235420786"/>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7</w:t>
      </w:r>
      <w:r w:rsidRPr="00514DA8">
        <w:rPr>
          <w:rFonts w:cs="Arial"/>
        </w:rPr>
        <w:fldChar w:fldCharType="end"/>
      </w:r>
      <w:r w:rsidRPr="00514DA8">
        <w:rPr>
          <w:rFonts w:cs="Arial"/>
        </w:rPr>
        <w:t xml:space="preserve">. </w:t>
      </w:r>
      <w:r w:rsidR="006148E4">
        <w:rPr>
          <w:rFonts w:hint="eastAsia"/>
          <w:b/>
          <w:bCs/>
          <w:lang w:eastAsia="zh-TW"/>
        </w:rPr>
        <w:t>Students not registered for any course in 2026 semester S2</w:t>
      </w:r>
      <w:bookmarkEnd w:id="42"/>
    </w:p>
    <w:p w14:paraId="6B139BAB" w14:textId="01BCABB6" w:rsidR="000B46B7" w:rsidRDefault="000B46B7">
      <w:pPr>
        <w:rPr>
          <w:rFonts w:ascii="Arial" w:hAnsi="Arial"/>
          <w:b/>
          <w:bCs/>
          <w:szCs w:val="24"/>
          <w:lang w:eastAsia="zh-TW"/>
        </w:rPr>
      </w:pPr>
      <w:r>
        <w:rPr>
          <w:b/>
          <w:bCs/>
          <w:lang w:eastAsia="zh-TW"/>
        </w:rPr>
        <w:br w:type="page"/>
      </w:r>
    </w:p>
    <w:p w14:paraId="33447EC8" w14:textId="49C971CB" w:rsidR="000B46B7" w:rsidRPr="002628B6" w:rsidRDefault="000B46B7" w:rsidP="000B46B7">
      <w:pPr>
        <w:pStyle w:val="BodyText"/>
        <w:spacing w:line="240" w:lineRule="auto"/>
        <w:jc w:val="left"/>
        <w:rPr>
          <w:rFonts w:cs="Arial"/>
          <w:b/>
          <w:bCs/>
          <w:lang w:eastAsia="zh-TW"/>
        </w:rPr>
      </w:pPr>
      <w:r w:rsidRPr="002628B6">
        <w:rPr>
          <w:rFonts w:cs="Arial" w:hint="eastAsia"/>
          <w:b/>
          <w:bCs/>
          <w:lang w:eastAsia="zh-TW"/>
        </w:rPr>
        <w:lastRenderedPageBreak/>
        <w:t xml:space="preserve">UAT-05: </w:t>
      </w:r>
      <w:r w:rsidRPr="002628B6">
        <w:rPr>
          <w:rFonts w:cs="Arial"/>
          <w:lang w:eastAsia="zh-TW"/>
        </w:rPr>
        <w:t>Retrieve the contact information for the faculty advisor of a specific student</w:t>
      </w:r>
    </w:p>
    <w:p w14:paraId="429FA177" w14:textId="788A7BC4" w:rsidR="000B46B7" w:rsidRDefault="000B46B7" w:rsidP="000B46B7">
      <w:pPr>
        <w:pStyle w:val="BodyText"/>
        <w:spacing w:line="240" w:lineRule="auto"/>
        <w:jc w:val="left"/>
        <w:rPr>
          <w:rFonts w:cs="Arial"/>
          <w:lang w:eastAsia="zh-TW"/>
        </w:rPr>
      </w:pPr>
      <w:r w:rsidRPr="000B46B7">
        <w:rPr>
          <w:rFonts w:cs="Arial"/>
          <w:b/>
          <w:bCs/>
          <w:lang w:eastAsia="zh-TW"/>
        </w:rPr>
        <w:t>Discussion</w:t>
      </w:r>
      <w:r>
        <w:rPr>
          <w:rFonts w:cs="Arial" w:hint="eastAsia"/>
          <w:b/>
          <w:bCs/>
          <w:lang w:eastAsia="zh-TW"/>
        </w:rPr>
        <w:t xml:space="preserve">: </w:t>
      </w:r>
      <w:r w:rsidRPr="000B46B7">
        <w:rPr>
          <w:rFonts w:cs="Arial"/>
          <w:lang w:eastAsia="zh-TW"/>
        </w:rPr>
        <w:t>The system successfully returned advisor details for the selected student. This validates the one-to-many lecturer-student advisory relationship and confirms that advisor assignments are maintained correctly.</w:t>
      </w:r>
    </w:p>
    <w:p w14:paraId="60CA505D" w14:textId="62B586D7" w:rsidR="00A977B8" w:rsidRDefault="00A977B8" w:rsidP="000B46B7">
      <w:pPr>
        <w:pStyle w:val="BodyText"/>
        <w:spacing w:line="240" w:lineRule="auto"/>
        <w:jc w:val="center"/>
        <w:rPr>
          <w:rFonts w:cs="Arial"/>
          <w:b/>
          <w:bCs/>
          <w:lang w:eastAsia="zh-TW"/>
        </w:rPr>
      </w:pPr>
      <w:r>
        <w:rPr>
          <w:noProof/>
        </w:rPr>
        <w:drawing>
          <wp:inline distT="0" distB="0" distL="0" distR="0" wp14:anchorId="6902C6B0" wp14:editId="676BF527">
            <wp:extent cx="5048250" cy="3733800"/>
            <wp:effectExtent l="0" t="0" r="0" b="0"/>
            <wp:docPr id="638096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8250" cy="3733800"/>
                    </a:xfrm>
                    <a:prstGeom prst="rect">
                      <a:avLst/>
                    </a:prstGeom>
                    <a:noFill/>
                    <a:ln>
                      <a:noFill/>
                    </a:ln>
                  </pic:spPr>
                </pic:pic>
              </a:graphicData>
            </a:graphic>
          </wp:inline>
        </w:drawing>
      </w:r>
    </w:p>
    <w:p w14:paraId="5E524C82" w14:textId="6445B1FE" w:rsidR="000B46B7" w:rsidRDefault="0071263B" w:rsidP="000B46B7">
      <w:pPr>
        <w:pStyle w:val="BodyText"/>
        <w:spacing w:line="240" w:lineRule="auto"/>
        <w:jc w:val="center"/>
        <w:rPr>
          <w:rFonts w:cs="Arial"/>
          <w:b/>
          <w:bCs/>
          <w:lang w:eastAsia="zh-TW"/>
        </w:rPr>
      </w:pPr>
      <w:bookmarkStart w:id="43" w:name="_Toc235420787"/>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8</w:t>
      </w:r>
      <w:r w:rsidRPr="00514DA8">
        <w:rPr>
          <w:rFonts w:cs="Arial"/>
        </w:rPr>
        <w:fldChar w:fldCharType="end"/>
      </w:r>
      <w:r w:rsidRPr="00514DA8">
        <w:rPr>
          <w:rFonts w:cs="Arial"/>
        </w:rPr>
        <w:t xml:space="preserve">. </w:t>
      </w:r>
      <w:r w:rsidR="000B46B7">
        <w:rPr>
          <w:rFonts w:cs="Arial" w:hint="eastAsia"/>
          <w:b/>
          <w:bCs/>
          <w:lang w:eastAsia="zh-TW"/>
        </w:rPr>
        <w:t>Faculty advisor information for student with ID: 1007</w:t>
      </w:r>
      <w:bookmarkEnd w:id="43"/>
    </w:p>
    <w:p w14:paraId="7AAA8EB2" w14:textId="2B8CCE5A" w:rsidR="000B46B7" w:rsidRDefault="000B46B7">
      <w:pPr>
        <w:rPr>
          <w:rFonts w:ascii="Arial" w:hAnsi="Arial" w:cs="Arial"/>
          <w:b/>
          <w:bCs/>
          <w:szCs w:val="24"/>
          <w:lang w:eastAsia="zh-TW"/>
        </w:rPr>
      </w:pPr>
      <w:r>
        <w:rPr>
          <w:rFonts w:cs="Arial"/>
          <w:b/>
          <w:bCs/>
          <w:lang w:eastAsia="zh-TW"/>
        </w:rPr>
        <w:br w:type="page"/>
      </w:r>
    </w:p>
    <w:p w14:paraId="3E1415EF" w14:textId="09EEF6EE" w:rsidR="000B46B7" w:rsidRPr="002628B6" w:rsidRDefault="000B46B7" w:rsidP="000B46B7">
      <w:pPr>
        <w:pStyle w:val="BodyText"/>
        <w:spacing w:line="240" w:lineRule="auto"/>
        <w:rPr>
          <w:rFonts w:cs="Arial"/>
          <w:lang w:eastAsia="zh-TW"/>
        </w:rPr>
      </w:pPr>
      <w:r w:rsidRPr="002628B6">
        <w:rPr>
          <w:rFonts w:cs="Arial" w:hint="eastAsia"/>
          <w:b/>
          <w:bCs/>
          <w:lang w:eastAsia="zh-TW"/>
        </w:rPr>
        <w:lastRenderedPageBreak/>
        <w:t>UAT-06:</w:t>
      </w:r>
      <w:r w:rsidRPr="002628B6">
        <w:rPr>
          <w:rFonts w:cs="Arial" w:hint="eastAsia"/>
          <w:b/>
          <w:bCs/>
          <w:sz w:val="18"/>
          <w:szCs w:val="22"/>
          <w:lang w:eastAsia="zh-TW"/>
        </w:rPr>
        <w:t xml:space="preserve"> </w:t>
      </w:r>
      <w:r w:rsidRPr="002628B6">
        <w:rPr>
          <w:rFonts w:cs="Arial" w:hint="eastAsia"/>
          <w:lang w:eastAsia="zh-TW"/>
        </w:rPr>
        <w:t>S</w:t>
      </w:r>
      <w:r w:rsidRPr="002628B6">
        <w:rPr>
          <w:rFonts w:cs="Arial"/>
          <w:lang w:eastAsia="zh-TW"/>
        </w:rPr>
        <w:t>earch for Lecturers with Expertise in a Particular Research Area</w:t>
      </w:r>
    </w:p>
    <w:p w14:paraId="17688EFA" w14:textId="2CD84AD9" w:rsidR="000B46B7" w:rsidRDefault="000B46B7" w:rsidP="000B46B7">
      <w:pPr>
        <w:pStyle w:val="BodyText"/>
        <w:spacing w:line="240" w:lineRule="auto"/>
        <w:rPr>
          <w:rFonts w:cs="Arial"/>
          <w:lang w:eastAsia="zh-TW"/>
        </w:rPr>
      </w:pPr>
      <w:r w:rsidRPr="000B46B7">
        <w:rPr>
          <w:rFonts w:cs="Arial"/>
          <w:b/>
          <w:bCs/>
          <w:lang w:eastAsia="zh-TW"/>
        </w:rPr>
        <w:t>Discussion</w:t>
      </w:r>
      <w:r>
        <w:rPr>
          <w:rFonts w:cs="Arial" w:hint="eastAsia"/>
          <w:b/>
          <w:bCs/>
          <w:lang w:eastAsia="zh-TW"/>
        </w:rPr>
        <w:t xml:space="preserve">: </w:t>
      </w:r>
      <w:r w:rsidRPr="000B46B7">
        <w:rPr>
          <w:rFonts w:cs="Arial"/>
          <w:lang w:eastAsia="zh-TW"/>
        </w:rPr>
        <w:t xml:space="preserve">The query returned the expected lecturer records. This confirms that the expertise areas have been correctly </w:t>
      </w:r>
      <w:proofErr w:type="spellStart"/>
      <w:r w:rsidRPr="000B46B7">
        <w:rPr>
          <w:rFonts w:cs="Arial"/>
          <w:lang w:eastAsia="zh-TW"/>
        </w:rPr>
        <w:t>normalised</w:t>
      </w:r>
      <w:proofErr w:type="spellEnd"/>
      <w:r w:rsidRPr="000B46B7">
        <w:rPr>
          <w:rFonts w:cs="Arial"/>
          <w:lang w:eastAsia="zh-TW"/>
        </w:rPr>
        <w:t xml:space="preserve"> and linked to lecturer records.</w:t>
      </w:r>
    </w:p>
    <w:p w14:paraId="5A5CB2C2" w14:textId="037C067A" w:rsidR="00A977B8" w:rsidRDefault="00A977B8" w:rsidP="000B46B7">
      <w:pPr>
        <w:pStyle w:val="BodyText"/>
        <w:spacing w:line="240" w:lineRule="auto"/>
        <w:jc w:val="center"/>
        <w:rPr>
          <w:rFonts w:cs="Arial"/>
          <w:sz w:val="22"/>
          <w:szCs w:val="28"/>
          <w:lang w:eastAsia="zh-TW"/>
        </w:rPr>
      </w:pPr>
      <w:r>
        <w:rPr>
          <w:noProof/>
        </w:rPr>
        <w:drawing>
          <wp:inline distT="0" distB="0" distL="0" distR="0" wp14:anchorId="4811218E" wp14:editId="5FE76F95">
            <wp:extent cx="5048250" cy="3683000"/>
            <wp:effectExtent l="0" t="0" r="0" b="0"/>
            <wp:docPr id="9698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8250" cy="3683000"/>
                    </a:xfrm>
                    <a:prstGeom prst="rect">
                      <a:avLst/>
                    </a:prstGeom>
                    <a:noFill/>
                    <a:ln>
                      <a:noFill/>
                    </a:ln>
                  </pic:spPr>
                </pic:pic>
              </a:graphicData>
            </a:graphic>
          </wp:inline>
        </w:drawing>
      </w:r>
    </w:p>
    <w:p w14:paraId="4D7D8106" w14:textId="33FF0B2E" w:rsidR="000B46B7" w:rsidRDefault="0071263B" w:rsidP="000B46B7">
      <w:pPr>
        <w:pStyle w:val="BodyText"/>
        <w:spacing w:line="240" w:lineRule="auto"/>
        <w:jc w:val="center"/>
        <w:rPr>
          <w:rFonts w:cs="Arial"/>
          <w:b/>
          <w:bCs/>
          <w:sz w:val="22"/>
          <w:szCs w:val="28"/>
          <w:lang w:eastAsia="zh-TW"/>
        </w:rPr>
      </w:pPr>
      <w:bookmarkStart w:id="44" w:name="_Toc235420788"/>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9</w:t>
      </w:r>
      <w:r w:rsidRPr="00514DA8">
        <w:rPr>
          <w:rFonts w:cs="Arial"/>
        </w:rPr>
        <w:fldChar w:fldCharType="end"/>
      </w:r>
      <w:r w:rsidRPr="00514DA8">
        <w:rPr>
          <w:rFonts w:cs="Arial"/>
        </w:rPr>
        <w:t xml:space="preserve">. </w:t>
      </w:r>
      <w:r w:rsidR="000B46B7" w:rsidRPr="002628B6">
        <w:rPr>
          <w:rFonts w:cs="Arial" w:hint="eastAsia"/>
          <w:b/>
          <w:bCs/>
          <w:lang w:eastAsia="zh-TW"/>
        </w:rPr>
        <w:t>Lecturer search by expertise area</w:t>
      </w:r>
      <w:bookmarkEnd w:id="44"/>
    </w:p>
    <w:p w14:paraId="12B5DA62" w14:textId="53C43088" w:rsidR="000B46B7" w:rsidRDefault="000B46B7">
      <w:pPr>
        <w:rPr>
          <w:rFonts w:ascii="Arial" w:hAnsi="Arial" w:cs="Arial"/>
          <w:b/>
          <w:bCs/>
          <w:sz w:val="22"/>
          <w:szCs w:val="28"/>
          <w:lang w:eastAsia="zh-TW"/>
        </w:rPr>
      </w:pPr>
      <w:r>
        <w:rPr>
          <w:rFonts w:cs="Arial"/>
          <w:b/>
          <w:bCs/>
          <w:sz w:val="22"/>
          <w:szCs w:val="28"/>
          <w:lang w:eastAsia="zh-TW"/>
        </w:rPr>
        <w:br w:type="page"/>
      </w:r>
    </w:p>
    <w:p w14:paraId="2886AFE5" w14:textId="2EE7A82F" w:rsidR="000B46B7" w:rsidRPr="002628B6" w:rsidRDefault="000B46B7" w:rsidP="000B46B7">
      <w:pPr>
        <w:pStyle w:val="BodyText"/>
        <w:spacing w:line="240" w:lineRule="auto"/>
        <w:rPr>
          <w:rFonts w:cs="Arial"/>
          <w:b/>
          <w:bCs/>
          <w:lang w:eastAsia="zh-TW"/>
        </w:rPr>
      </w:pPr>
      <w:r w:rsidRPr="002628B6">
        <w:rPr>
          <w:rFonts w:cs="Arial" w:hint="eastAsia"/>
          <w:b/>
          <w:bCs/>
          <w:lang w:eastAsia="zh-TW"/>
        </w:rPr>
        <w:lastRenderedPageBreak/>
        <w:t xml:space="preserve">UAT-07: </w:t>
      </w:r>
      <w:r w:rsidRPr="002628B6">
        <w:rPr>
          <w:rFonts w:cs="Arial" w:hint="eastAsia"/>
          <w:lang w:eastAsia="zh-TW"/>
        </w:rPr>
        <w:t>Query Builder</w:t>
      </w:r>
    </w:p>
    <w:p w14:paraId="15863D34" w14:textId="3CCB04C2" w:rsidR="000B46B7" w:rsidRDefault="000B46B7" w:rsidP="000B46B7">
      <w:pPr>
        <w:pStyle w:val="BodyText"/>
        <w:spacing w:line="240" w:lineRule="auto"/>
        <w:rPr>
          <w:rFonts w:cs="Arial"/>
          <w:lang w:eastAsia="zh-TW"/>
        </w:rPr>
      </w:pPr>
      <w:r w:rsidRPr="000B46B7">
        <w:rPr>
          <w:rFonts w:cs="Arial"/>
          <w:b/>
          <w:bCs/>
          <w:lang w:eastAsia="zh-TW"/>
        </w:rPr>
        <w:t>Discussion</w:t>
      </w:r>
      <w:r>
        <w:rPr>
          <w:rFonts w:cs="Arial" w:hint="eastAsia"/>
          <w:b/>
          <w:bCs/>
          <w:lang w:eastAsia="zh-TW"/>
        </w:rPr>
        <w:t xml:space="preserve">: </w:t>
      </w:r>
      <w:r w:rsidRPr="000B46B7">
        <w:rPr>
          <w:rFonts w:cs="Arial"/>
          <w:lang w:eastAsia="zh-TW"/>
        </w:rPr>
        <w:t xml:space="preserve">The query builder allowed users to create and execute </w:t>
      </w:r>
      <w:proofErr w:type="spellStart"/>
      <w:r w:rsidRPr="000B46B7">
        <w:rPr>
          <w:rFonts w:cs="Arial"/>
          <w:lang w:eastAsia="zh-TW"/>
        </w:rPr>
        <w:t>customised</w:t>
      </w:r>
      <w:proofErr w:type="spellEnd"/>
      <w:r w:rsidRPr="000B46B7">
        <w:rPr>
          <w:rFonts w:cs="Arial"/>
          <w:lang w:eastAsia="zh-TW"/>
        </w:rPr>
        <w:t xml:space="preserve"> searches. This improves system flexibility by supporting information retrieval beyond the predefined queries.</w:t>
      </w:r>
    </w:p>
    <w:p w14:paraId="493E6BCF" w14:textId="0E27716E" w:rsidR="00A977B8" w:rsidRDefault="00A977B8" w:rsidP="000B46B7">
      <w:pPr>
        <w:pStyle w:val="BodyText"/>
        <w:spacing w:line="240" w:lineRule="auto"/>
        <w:jc w:val="center"/>
        <w:rPr>
          <w:rFonts w:cs="Arial"/>
          <w:b/>
          <w:bCs/>
          <w:sz w:val="22"/>
          <w:szCs w:val="28"/>
          <w:lang w:eastAsia="zh-TW"/>
        </w:rPr>
      </w:pPr>
      <w:r>
        <w:rPr>
          <w:noProof/>
        </w:rPr>
        <w:drawing>
          <wp:inline distT="0" distB="0" distL="0" distR="0" wp14:anchorId="1A37377E" wp14:editId="5FCC6419">
            <wp:extent cx="5048250" cy="1377950"/>
            <wp:effectExtent l="0" t="0" r="0" b="0"/>
            <wp:docPr id="152988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8250" cy="1377950"/>
                    </a:xfrm>
                    <a:prstGeom prst="rect">
                      <a:avLst/>
                    </a:prstGeom>
                    <a:noFill/>
                    <a:ln>
                      <a:noFill/>
                    </a:ln>
                  </pic:spPr>
                </pic:pic>
              </a:graphicData>
            </a:graphic>
          </wp:inline>
        </w:drawing>
      </w:r>
    </w:p>
    <w:p w14:paraId="4B4E59C1" w14:textId="00B5605C" w:rsidR="000B46B7" w:rsidRDefault="0071263B" w:rsidP="000B46B7">
      <w:pPr>
        <w:pStyle w:val="BodyText"/>
        <w:spacing w:line="240" w:lineRule="auto"/>
        <w:jc w:val="center"/>
        <w:rPr>
          <w:rFonts w:cs="Arial"/>
          <w:b/>
          <w:bCs/>
          <w:sz w:val="22"/>
          <w:szCs w:val="28"/>
          <w:lang w:eastAsia="zh-TW"/>
        </w:rPr>
      </w:pPr>
      <w:bookmarkStart w:id="45" w:name="_Toc235420789"/>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10</w:t>
      </w:r>
      <w:r w:rsidRPr="00514DA8">
        <w:rPr>
          <w:rFonts w:cs="Arial"/>
        </w:rPr>
        <w:fldChar w:fldCharType="end"/>
      </w:r>
      <w:r w:rsidRPr="00514DA8">
        <w:rPr>
          <w:rFonts w:cs="Arial"/>
        </w:rPr>
        <w:t xml:space="preserve">. </w:t>
      </w:r>
      <w:r w:rsidR="000B46B7" w:rsidRPr="002628B6">
        <w:rPr>
          <w:rFonts w:cs="Arial" w:hint="eastAsia"/>
          <w:b/>
          <w:bCs/>
          <w:lang w:eastAsia="zh-TW"/>
        </w:rPr>
        <w:t>Query builder interface</w:t>
      </w:r>
      <w:bookmarkEnd w:id="45"/>
      <w:r w:rsidR="000B46B7">
        <w:rPr>
          <w:rFonts w:cs="Arial"/>
          <w:b/>
          <w:bCs/>
          <w:sz w:val="22"/>
          <w:szCs w:val="28"/>
          <w:lang w:eastAsia="zh-TW"/>
        </w:rPr>
        <w:br/>
      </w:r>
    </w:p>
    <w:p w14:paraId="27EC660D" w14:textId="66E1C603" w:rsidR="00A977B8" w:rsidRDefault="00A977B8" w:rsidP="000B46B7">
      <w:pPr>
        <w:pStyle w:val="BodyText"/>
        <w:spacing w:line="240" w:lineRule="auto"/>
        <w:jc w:val="center"/>
        <w:rPr>
          <w:rFonts w:cs="Arial"/>
          <w:b/>
          <w:bCs/>
          <w:sz w:val="22"/>
          <w:szCs w:val="28"/>
          <w:lang w:eastAsia="zh-TW"/>
        </w:rPr>
      </w:pPr>
      <w:r>
        <w:rPr>
          <w:noProof/>
        </w:rPr>
        <w:drawing>
          <wp:inline distT="0" distB="0" distL="0" distR="0" wp14:anchorId="7E764232" wp14:editId="2716D438">
            <wp:extent cx="5048250" cy="3771900"/>
            <wp:effectExtent l="0" t="0" r="0" b="0"/>
            <wp:docPr id="84489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8250" cy="3771900"/>
                    </a:xfrm>
                    <a:prstGeom prst="rect">
                      <a:avLst/>
                    </a:prstGeom>
                    <a:noFill/>
                    <a:ln>
                      <a:noFill/>
                    </a:ln>
                  </pic:spPr>
                </pic:pic>
              </a:graphicData>
            </a:graphic>
          </wp:inline>
        </w:drawing>
      </w:r>
    </w:p>
    <w:p w14:paraId="2B27F00C" w14:textId="2098FB46" w:rsidR="000B46B7" w:rsidRDefault="0071263B" w:rsidP="000B46B7">
      <w:pPr>
        <w:pStyle w:val="BodyText"/>
        <w:spacing w:line="240" w:lineRule="auto"/>
        <w:jc w:val="center"/>
        <w:rPr>
          <w:rFonts w:cs="Arial"/>
          <w:b/>
          <w:bCs/>
          <w:lang w:eastAsia="zh-TW"/>
        </w:rPr>
      </w:pPr>
      <w:bookmarkStart w:id="46" w:name="_Toc235420790"/>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11</w:t>
      </w:r>
      <w:r w:rsidRPr="00514DA8">
        <w:rPr>
          <w:rFonts w:cs="Arial"/>
        </w:rPr>
        <w:fldChar w:fldCharType="end"/>
      </w:r>
      <w:r w:rsidRPr="00514DA8">
        <w:rPr>
          <w:rFonts w:cs="Arial"/>
        </w:rPr>
        <w:t xml:space="preserve">. </w:t>
      </w:r>
      <w:r w:rsidR="000B46B7" w:rsidRPr="002628B6">
        <w:rPr>
          <w:rFonts w:cs="Arial" w:hint="eastAsia"/>
          <w:b/>
          <w:bCs/>
          <w:lang w:eastAsia="zh-TW"/>
        </w:rPr>
        <w:t>Custom query example</w:t>
      </w:r>
      <w:bookmarkEnd w:id="46"/>
    </w:p>
    <w:p w14:paraId="3DEBE455" w14:textId="0E41C646" w:rsidR="002628B6" w:rsidRDefault="002628B6">
      <w:pPr>
        <w:rPr>
          <w:rFonts w:ascii="Arial" w:hAnsi="Arial" w:cs="Arial"/>
          <w:b/>
          <w:bCs/>
          <w:szCs w:val="24"/>
          <w:lang w:eastAsia="zh-TW"/>
        </w:rPr>
      </w:pPr>
      <w:r>
        <w:rPr>
          <w:rFonts w:cs="Arial"/>
          <w:b/>
          <w:bCs/>
          <w:lang w:eastAsia="zh-TW"/>
        </w:rPr>
        <w:br w:type="page"/>
      </w:r>
    </w:p>
    <w:p w14:paraId="0C6028E0" w14:textId="2CF3AF38" w:rsidR="002628B6" w:rsidRPr="00802BDE" w:rsidRDefault="00802BDE">
      <w:pPr>
        <w:pStyle w:val="Subtitle"/>
        <w:numPr>
          <w:ilvl w:val="0"/>
          <w:numId w:val="18"/>
        </w:numPr>
        <w:jc w:val="left"/>
        <w:rPr>
          <w:rFonts w:ascii="Arial" w:hAnsi="Arial" w:cs="Arial"/>
          <w:sz w:val="24"/>
          <w:szCs w:val="22"/>
          <w:lang w:eastAsia="zh-TW"/>
        </w:rPr>
      </w:pPr>
      <w:bookmarkStart w:id="47" w:name="_Toc235419798"/>
      <w:r>
        <w:rPr>
          <w:rFonts w:ascii="Arial" w:hAnsi="Arial" w:cs="Arial"/>
          <w:sz w:val="24"/>
          <w:szCs w:val="22"/>
          <w:lang w:val="en-GB" w:eastAsia="zh-TW"/>
        </w:rPr>
        <w:lastRenderedPageBreak/>
        <w:t>CLI parity screenshots</w:t>
      </w:r>
      <w:bookmarkEnd w:id="47"/>
    </w:p>
    <w:p w14:paraId="799733A9" w14:textId="5E02124A" w:rsidR="002628B6" w:rsidRPr="00C44F13" w:rsidRDefault="002628B6" w:rsidP="002628B6">
      <w:pPr>
        <w:pStyle w:val="BodyText"/>
        <w:rPr>
          <w:rFonts w:cs="Arial"/>
          <w:lang w:eastAsia="zh-TW"/>
        </w:rPr>
      </w:pPr>
      <w:r w:rsidRPr="00C44F13">
        <w:rPr>
          <w:rFonts w:cs="Arial"/>
          <w:lang w:eastAsia="zh-TW"/>
        </w:rPr>
        <w:t>To evidence that the same query engine drives both front ends, we captured the following CLI screenshots. Identical results across the two interfaces confirm that the catalogue-driven architecture holds.</w:t>
      </w:r>
    </w:p>
    <w:p w14:paraId="526DD2CC" w14:textId="5A3CCE00" w:rsidR="00A977B8" w:rsidRDefault="00A977B8" w:rsidP="00A977B8">
      <w:pPr>
        <w:pStyle w:val="BodyText"/>
        <w:spacing w:line="240" w:lineRule="auto"/>
        <w:jc w:val="center"/>
        <w:rPr>
          <w:lang w:eastAsia="zh-TW"/>
        </w:rPr>
      </w:pPr>
      <w:r w:rsidRPr="00214E80">
        <w:rPr>
          <w:noProof/>
          <w:lang w:eastAsia="zh-TW"/>
        </w:rPr>
        <w:drawing>
          <wp:inline distT="0" distB="0" distL="0" distR="0" wp14:anchorId="69B7B36F" wp14:editId="476B9692">
            <wp:extent cx="4608000" cy="2938687"/>
            <wp:effectExtent l="0" t="0" r="2540" b="0"/>
            <wp:docPr id="35214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7039" name=""/>
                    <pic:cNvPicPr/>
                  </pic:nvPicPr>
                  <pic:blipFill>
                    <a:blip r:embed="rId30"/>
                    <a:stretch>
                      <a:fillRect/>
                    </a:stretch>
                  </pic:blipFill>
                  <pic:spPr>
                    <a:xfrm>
                      <a:off x="0" y="0"/>
                      <a:ext cx="4622741" cy="2948088"/>
                    </a:xfrm>
                    <a:prstGeom prst="rect">
                      <a:avLst/>
                    </a:prstGeom>
                  </pic:spPr>
                </pic:pic>
              </a:graphicData>
            </a:graphic>
          </wp:inline>
        </w:drawing>
      </w:r>
    </w:p>
    <w:p w14:paraId="4602F5C4" w14:textId="058174E3" w:rsidR="002628B6" w:rsidRDefault="0071263B" w:rsidP="00A977B8">
      <w:pPr>
        <w:pStyle w:val="BodyText"/>
        <w:spacing w:line="240" w:lineRule="auto"/>
        <w:jc w:val="center"/>
        <w:rPr>
          <w:b/>
          <w:bCs/>
          <w:lang w:eastAsia="zh-TW"/>
        </w:rPr>
      </w:pPr>
      <w:bookmarkStart w:id="48" w:name="_Toc235420791"/>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12</w:t>
      </w:r>
      <w:r w:rsidRPr="00514DA8">
        <w:rPr>
          <w:rFonts w:cs="Arial"/>
        </w:rPr>
        <w:fldChar w:fldCharType="end"/>
      </w:r>
      <w:r w:rsidRPr="00514DA8">
        <w:rPr>
          <w:rFonts w:cs="Arial"/>
        </w:rPr>
        <w:t xml:space="preserve">. </w:t>
      </w:r>
      <w:r w:rsidR="00214E80">
        <w:rPr>
          <w:rFonts w:hint="eastAsia"/>
          <w:b/>
          <w:bCs/>
          <w:lang w:eastAsia="zh-TW"/>
        </w:rPr>
        <w:t xml:space="preserve">CLI </w:t>
      </w:r>
      <w:r w:rsidR="00214E80">
        <w:rPr>
          <w:b/>
          <w:bCs/>
          <w:lang w:eastAsia="zh-TW"/>
        </w:rPr>
        <w:t>–</w:t>
      </w:r>
      <w:r w:rsidR="00214E80">
        <w:rPr>
          <w:rFonts w:hint="eastAsia"/>
          <w:b/>
          <w:bCs/>
          <w:lang w:eastAsia="zh-TW"/>
        </w:rPr>
        <w:t xml:space="preserve"> banner and numbered menu of nine queries</w:t>
      </w:r>
      <w:bookmarkEnd w:id="48"/>
    </w:p>
    <w:p w14:paraId="6E33D88B" w14:textId="77777777" w:rsidR="00A977B8" w:rsidRDefault="00A977B8" w:rsidP="00A977B8">
      <w:pPr>
        <w:pStyle w:val="BodyText"/>
        <w:spacing w:line="240" w:lineRule="auto"/>
        <w:jc w:val="center"/>
        <w:rPr>
          <w:b/>
          <w:bCs/>
          <w:lang w:eastAsia="zh-TW"/>
        </w:rPr>
      </w:pPr>
    </w:p>
    <w:p w14:paraId="61E0CFEF" w14:textId="3BB506F2" w:rsidR="00A977B8" w:rsidRDefault="00A977B8" w:rsidP="00A977B8">
      <w:pPr>
        <w:pStyle w:val="BodyText"/>
        <w:spacing w:line="240" w:lineRule="auto"/>
        <w:ind w:leftChars="-425" w:left="-850"/>
        <w:jc w:val="center"/>
        <w:rPr>
          <w:b/>
          <w:bCs/>
          <w:lang w:eastAsia="zh-TW"/>
        </w:rPr>
      </w:pPr>
      <w:r w:rsidRPr="000D68CB">
        <w:rPr>
          <w:b/>
          <w:bCs/>
          <w:noProof/>
          <w:lang w:eastAsia="zh-TW"/>
        </w:rPr>
        <w:drawing>
          <wp:inline distT="0" distB="0" distL="0" distR="0" wp14:anchorId="2AD84D2E" wp14:editId="6EE83A6F">
            <wp:extent cx="5697175" cy="2392018"/>
            <wp:effectExtent l="0" t="0" r="0" b="8890"/>
            <wp:docPr id="141382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5755" name=""/>
                    <pic:cNvPicPr/>
                  </pic:nvPicPr>
                  <pic:blipFill>
                    <a:blip r:embed="rId31"/>
                    <a:stretch>
                      <a:fillRect/>
                    </a:stretch>
                  </pic:blipFill>
                  <pic:spPr>
                    <a:xfrm>
                      <a:off x="0" y="0"/>
                      <a:ext cx="5711176" cy="2397896"/>
                    </a:xfrm>
                    <a:prstGeom prst="rect">
                      <a:avLst/>
                    </a:prstGeom>
                  </pic:spPr>
                </pic:pic>
              </a:graphicData>
            </a:graphic>
          </wp:inline>
        </w:drawing>
      </w:r>
    </w:p>
    <w:p w14:paraId="18438E00" w14:textId="52B0C0C9" w:rsidR="00214E80" w:rsidRDefault="0071263B" w:rsidP="00A977B8">
      <w:pPr>
        <w:pStyle w:val="BodyText"/>
        <w:spacing w:line="240" w:lineRule="auto"/>
        <w:ind w:leftChars="-425" w:left="-850"/>
        <w:jc w:val="center"/>
        <w:rPr>
          <w:b/>
          <w:bCs/>
          <w:lang w:eastAsia="zh-TW"/>
        </w:rPr>
      </w:pPr>
      <w:bookmarkStart w:id="49" w:name="_Toc235420792"/>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13</w:t>
      </w:r>
      <w:r w:rsidRPr="00514DA8">
        <w:rPr>
          <w:rFonts w:cs="Arial"/>
        </w:rPr>
        <w:fldChar w:fldCharType="end"/>
      </w:r>
      <w:r w:rsidRPr="00514DA8">
        <w:rPr>
          <w:rFonts w:cs="Arial"/>
        </w:rPr>
        <w:t xml:space="preserve">. </w:t>
      </w:r>
      <w:r w:rsidR="00214E80">
        <w:rPr>
          <w:rFonts w:hint="eastAsia"/>
          <w:b/>
          <w:bCs/>
          <w:lang w:eastAsia="zh-TW"/>
        </w:rPr>
        <w:t>CLI</w:t>
      </w:r>
      <w:r w:rsidR="000D68CB">
        <w:rPr>
          <w:rFonts w:hint="eastAsia"/>
          <w:b/>
          <w:bCs/>
          <w:lang w:eastAsia="zh-TW"/>
        </w:rPr>
        <w:t xml:space="preserve"> </w:t>
      </w:r>
      <w:r w:rsidR="000D68CB">
        <w:rPr>
          <w:b/>
          <w:bCs/>
          <w:lang w:eastAsia="zh-TW"/>
        </w:rPr>
        <w:t>–</w:t>
      </w:r>
      <w:r w:rsidR="000D68CB">
        <w:rPr>
          <w:rFonts w:hint="eastAsia"/>
          <w:b/>
          <w:bCs/>
          <w:lang w:eastAsia="zh-TW"/>
        </w:rPr>
        <w:t xml:space="preserve"> Query 6: advisor contact query (parity with Figure 8)</w:t>
      </w:r>
      <w:bookmarkEnd w:id="49"/>
    </w:p>
    <w:p w14:paraId="5863F167" w14:textId="0D30D73C" w:rsidR="00A977B8" w:rsidRDefault="00A977B8" w:rsidP="00A977B8">
      <w:pPr>
        <w:pStyle w:val="BodyText"/>
        <w:spacing w:line="240" w:lineRule="auto"/>
        <w:jc w:val="center"/>
        <w:rPr>
          <w:b/>
          <w:bCs/>
          <w:lang w:eastAsia="zh-TW"/>
        </w:rPr>
      </w:pPr>
      <w:r w:rsidRPr="000D68CB">
        <w:rPr>
          <w:b/>
          <w:bCs/>
          <w:noProof/>
          <w:lang w:eastAsia="zh-TW"/>
        </w:rPr>
        <w:lastRenderedPageBreak/>
        <w:drawing>
          <wp:inline distT="0" distB="0" distL="0" distR="0" wp14:anchorId="25BDD1F8" wp14:editId="17934067">
            <wp:extent cx="5048250" cy="3188970"/>
            <wp:effectExtent l="0" t="0" r="0" b="0"/>
            <wp:docPr id="157772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8930" name=""/>
                    <pic:cNvPicPr/>
                  </pic:nvPicPr>
                  <pic:blipFill>
                    <a:blip r:embed="rId32"/>
                    <a:stretch>
                      <a:fillRect/>
                    </a:stretch>
                  </pic:blipFill>
                  <pic:spPr>
                    <a:xfrm>
                      <a:off x="0" y="0"/>
                      <a:ext cx="5048250" cy="3188970"/>
                    </a:xfrm>
                    <a:prstGeom prst="rect">
                      <a:avLst/>
                    </a:prstGeom>
                  </pic:spPr>
                </pic:pic>
              </a:graphicData>
            </a:graphic>
          </wp:inline>
        </w:drawing>
      </w:r>
    </w:p>
    <w:p w14:paraId="34A9B562" w14:textId="0B3DAEB4" w:rsidR="000D68CB" w:rsidRDefault="0071263B" w:rsidP="00A977B8">
      <w:pPr>
        <w:pStyle w:val="BodyText"/>
        <w:spacing w:line="240" w:lineRule="auto"/>
        <w:jc w:val="center"/>
        <w:rPr>
          <w:b/>
          <w:bCs/>
          <w:lang w:eastAsia="zh-TW"/>
        </w:rPr>
      </w:pPr>
      <w:bookmarkStart w:id="50" w:name="_Toc235420793"/>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14</w:t>
      </w:r>
      <w:r w:rsidRPr="00514DA8">
        <w:rPr>
          <w:rFonts w:cs="Arial"/>
        </w:rPr>
        <w:fldChar w:fldCharType="end"/>
      </w:r>
      <w:r w:rsidRPr="00514DA8">
        <w:rPr>
          <w:rFonts w:cs="Arial"/>
        </w:rPr>
        <w:t xml:space="preserve">. </w:t>
      </w:r>
      <w:r w:rsidR="000D68CB">
        <w:rPr>
          <w:rFonts w:hint="eastAsia"/>
          <w:b/>
          <w:bCs/>
          <w:lang w:eastAsia="zh-TW"/>
        </w:rPr>
        <w:t xml:space="preserve">CLI </w:t>
      </w:r>
      <w:r w:rsidR="000D68CB">
        <w:rPr>
          <w:b/>
          <w:bCs/>
          <w:lang w:eastAsia="zh-TW"/>
        </w:rPr>
        <w:t>–</w:t>
      </w:r>
      <w:r w:rsidR="000D68CB">
        <w:rPr>
          <w:rFonts w:hint="eastAsia"/>
          <w:b/>
          <w:bCs/>
          <w:lang w:eastAsia="zh-TW"/>
        </w:rPr>
        <w:t xml:space="preserve"> </w:t>
      </w:r>
      <w:r w:rsidR="000D68CB">
        <w:rPr>
          <w:b/>
          <w:bCs/>
          <w:lang w:eastAsia="zh-TW"/>
        </w:rPr>
        <w:t>‘</w:t>
      </w:r>
      <w:r w:rsidR="000D68CB">
        <w:rPr>
          <w:rFonts w:hint="eastAsia"/>
          <w:b/>
          <w:bCs/>
          <w:lang w:eastAsia="zh-TW"/>
        </w:rPr>
        <w:t>?</w:t>
      </w:r>
      <w:r w:rsidR="000D68CB">
        <w:rPr>
          <w:b/>
          <w:bCs/>
          <w:lang w:eastAsia="zh-TW"/>
        </w:rPr>
        <w:t>’</w:t>
      </w:r>
      <w:r w:rsidR="000D68CB">
        <w:rPr>
          <w:rFonts w:hint="eastAsia"/>
          <w:b/>
          <w:bCs/>
          <w:lang w:eastAsia="zh-TW"/>
        </w:rPr>
        <w:t xml:space="preserve"> listing of </w:t>
      </w:r>
      <w:r w:rsidR="000D68CB">
        <w:rPr>
          <w:b/>
          <w:bCs/>
          <w:lang w:eastAsia="zh-TW"/>
        </w:rPr>
        <w:t>enumerable</w:t>
      </w:r>
      <w:r w:rsidR="000D68CB">
        <w:rPr>
          <w:rFonts w:hint="eastAsia"/>
          <w:b/>
          <w:bCs/>
          <w:lang w:eastAsia="zh-TW"/>
        </w:rPr>
        <w:t xml:space="preserve"> parameter values (mirror of GUI dropdowns)</w:t>
      </w:r>
      <w:bookmarkEnd w:id="50"/>
    </w:p>
    <w:p w14:paraId="338E62EC" w14:textId="77777777" w:rsidR="00802BDE" w:rsidRDefault="00802BDE" w:rsidP="006C2573">
      <w:pPr>
        <w:pStyle w:val="BodyText"/>
        <w:jc w:val="center"/>
        <w:rPr>
          <w:b/>
          <w:bCs/>
          <w:lang w:eastAsia="zh-TW"/>
        </w:rPr>
      </w:pPr>
    </w:p>
    <w:p w14:paraId="5A7903ED" w14:textId="24F5E91D" w:rsidR="00802BDE" w:rsidRPr="00802BDE" w:rsidRDefault="00F61C1A">
      <w:pPr>
        <w:pStyle w:val="Subtitle"/>
        <w:numPr>
          <w:ilvl w:val="0"/>
          <w:numId w:val="18"/>
        </w:numPr>
        <w:jc w:val="left"/>
        <w:rPr>
          <w:rFonts w:ascii="Arial" w:hAnsi="Arial" w:cs="Arial"/>
          <w:sz w:val="24"/>
          <w:szCs w:val="22"/>
          <w:lang w:eastAsia="zh-TW"/>
        </w:rPr>
      </w:pPr>
      <w:bookmarkStart w:id="51" w:name="_Toc235419799"/>
      <w:r>
        <w:rPr>
          <w:rFonts w:ascii="Arial" w:hAnsi="Arial" w:cs="Arial"/>
          <w:sz w:val="24"/>
          <w:szCs w:val="22"/>
          <w:lang w:val="en-GB" w:eastAsia="zh-TW"/>
        </w:rPr>
        <w:t>Limitations</w:t>
      </w:r>
      <w:r w:rsidR="00802BDE">
        <w:rPr>
          <w:rFonts w:ascii="Arial" w:hAnsi="Arial" w:cs="Arial"/>
          <w:sz w:val="24"/>
          <w:szCs w:val="22"/>
          <w:lang w:val="en-GB" w:eastAsia="zh-TW"/>
        </w:rPr>
        <w:t xml:space="preserve"> and future improvements</w:t>
      </w:r>
      <w:bookmarkEnd w:id="51"/>
    </w:p>
    <w:p w14:paraId="751E858C" w14:textId="1B95BCCF" w:rsidR="006C2573" w:rsidRDefault="006C2573" w:rsidP="006C2573">
      <w:pPr>
        <w:pStyle w:val="BodyText"/>
        <w:rPr>
          <w:rFonts w:cs="Arial"/>
          <w:lang w:eastAsia="zh-TW"/>
        </w:rPr>
      </w:pPr>
      <w:r w:rsidRPr="00C44F13">
        <w:rPr>
          <w:rFonts w:cs="Arial"/>
          <w:lang w:eastAsia="zh-TW"/>
        </w:rPr>
        <w:t xml:space="preserve">No critical issues were identified during testing. Future enhancements could include role-based access controls and report functionality.  </w:t>
      </w:r>
    </w:p>
    <w:p w14:paraId="31813F32" w14:textId="77777777" w:rsidR="00802BDE" w:rsidRPr="00C44F13" w:rsidRDefault="00802BDE" w:rsidP="006C2573">
      <w:pPr>
        <w:pStyle w:val="BodyText"/>
        <w:rPr>
          <w:rFonts w:cs="Arial"/>
          <w:lang w:eastAsia="zh-TW"/>
        </w:rPr>
      </w:pPr>
    </w:p>
    <w:p w14:paraId="4CBE0178" w14:textId="4DEF331B" w:rsidR="00802BDE" w:rsidRPr="00802BDE" w:rsidRDefault="00802BDE">
      <w:pPr>
        <w:pStyle w:val="Subtitle"/>
        <w:numPr>
          <w:ilvl w:val="0"/>
          <w:numId w:val="18"/>
        </w:numPr>
        <w:jc w:val="left"/>
        <w:rPr>
          <w:rFonts w:ascii="Arial" w:hAnsi="Arial" w:cs="Arial"/>
          <w:sz w:val="24"/>
          <w:szCs w:val="22"/>
          <w:lang w:eastAsia="zh-TW"/>
        </w:rPr>
      </w:pPr>
      <w:bookmarkStart w:id="52" w:name="_Toc235419800"/>
      <w:r>
        <w:rPr>
          <w:rFonts w:ascii="Arial" w:hAnsi="Arial" w:cs="Arial"/>
          <w:sz w:val="24"/>
          <w:szCs w:val="22"/>
          <w:lang w:val="en-GB" w:eastAsia="zh-TW"/>
        </w:rPr>
        <w:t>UAT summary</w:t>
      </w:r>
      <w:bookmarkEnd w:id="52"/>
    </w:p>
    <w:p w14:paraId="74369914" w14:textId="79AF14CD" w:rsidR="00C70F0C" w:rsidRPr="00C44F13" w:rsidRDefault="006C2573" w:rsidP="006C2573">
      <w:pPr>
        <w:pStyle w:val="BodyText"/>
        <w:rPr>
          <w:rFonts w:cs="Arial"/>
          <w:lang w:eastAsia="zh-TW"/>
        </w:rPr>
      </w:pPr>
      <w:r w:rsidRPr="00C44F13">
        <w:rPr>
          <w:rFonts w:cs="Arial"/>
          <w:lang w:eastAsia="zh-TW"/>
        </w:rPr>
        <w:t>All test cases were completed successfully and produced the expected results. Testing confirmed the system meets its functional requirements and is suitable for its intended purpose.</w:t>
      </w:r>
    </w:p>
    <w:p w14:paraId="3A469894" w14:textId="1F649F84" w:rsidR="000B6038" w:rsidRDefault="00C70F0C">
      <w:pPr>
        <w:rPr>
          <w:rFonts w:ascii="Arial" w:hAnsi="Arial"/>
          <w:szCs w:val="24"/>
          <w:lang w:eastAsia="zh-TW"/>
        </w:rPr>
      </w:pPr>
      <w:r>
        <w:rPr>
          <w:lang w:eastAsia="zh-TW"/>
        </w:rPr>
        <w:br w:type="page"/>
      </w:r>
    </w:p>
    <w:p w14:paraId="45C3358E" w14:textId="77777777" w:rsidR="005C26FD" w:rsidRPr="005C26FD" w:rsidRDefault="00C44F13">
      <w:pPr>
        <w:pStyle w:val="Subtitle"/>
        <w:numPr>
          <w:ilvl w:val="0"/>
          <w:numId w:val="16"/>
        </w:numPr>
        <w:ind w:left="0" w:firstLine="0"/>
        <w:rPr>
          <w:rFonts w:ascii="Arial" w:hAnsi="Arial" w:cs="Arial"/>
          <w:sz w:val="24"/>
          <w:szCs w:val="22"/>
          <w:lang w:eastAsia="zh-TW"/>
        </w:rPr>
      </w:pPr>
      <w:bookmarkStart w:id="53" w:name="_Toc235419801"/>
      <w:r>
        <w:rPr>
          <w:rFonts w:ascii="Arial" w:hAnsi="Arial" w:cs="Arial"/>
          <w:sz w:val="24"/>
          <w:szCs w:val="24"/>
          <w:lang w:eastAsia="zh-TW"/>
        </w:rPr>
        <w:lastRenderedPageBreak/>
        <w:t>Extended Critical Analysis, Extension Path and Retrospective</w:t>
      </w:r>
      <w:bookmarkEnd w:id="53"/>
    </w:p>
    <w:p w14:paraId="3C8DB8B8" w14:textId="77777777" w:rsidR="005C26FD" w:rsidRPr="005C26FD" w:rsidRDefault="005C26FD" w:rsidP="005C26FD">
      <w:pPr>
        <w:pStyle w:val="Subtitle"/>
        <w:jc w:val="left"/>
        <w:rPr>
          <w:rFonts w:ascii="Arial" w:hAnsi="Arial" w:cs="Arial"/>
          <w:sz w:val="24"/>
          <w:szCs w:val="22"/>
          <w:lang w:eastAsia="zh-TW"/>
        </w:rPr>
      </w:pPr>
    </w:p>
    <w:p w14:paraId="68403EEC" w14:textId="5D7E5964" w:rsidR="000B6038" w:rsidRPr="005C26FD" w:rsidRDefault="000B6038">
      <w:pPr>
        <w:pStyle w:val="Subtitle"/>
        <w:numPr>
          <w:ilvl w:val="0"/>
          <w:numId w:val="17"/>
        </w:numPr>
        <w:jc w:val="left"/>
        <w:rPr>
          <w:rFonts w:ascii="Arial" w:hAnsi="Arial" w:cs="Arial"/>
          <w:sz w:val="22"/>
          <w:szCs w:val="20"/>
          <w:lang w:eastAsia="zh-TW"/>
        </w:rPr>
      </w:pPr>
      <w:bookmarkStart w:id="54" w:name="_Toc235419802"/>
      <w:r w:rsidRPr="005C26FD">
        <w:rPr>
          <w:rFonts w:ascii="Arial" w:hAnsi="Arial" w:cs="Arial"/>
          <w:sz w:val="24"/>
          <w:szCs w:val="24"/>
          <w:lang w:eastAsia="zh-TW"/>
        </w:rPr>
        <w:t>Development narrative – MVP first</w:t>
      </w:r>
      <w:bookmarkEnd w:id="54"/>
    </w:p>
    <w:p w14:paraId="526368F3" w14:textId="12122BA2" w:rsidR="000B6038" w:rsidRDefault="000B6038" w:rsidP="000B6038">
      <w:pPr>
        <w:pStyle w:val="BodyText"/>
        <w:rPr>
          <w:lang w:eastAsia="zh-TW"/>
        </w:rPr>
      </w:pPr>
      <w:r>
        <w:rPr>
          <w:rFonts w:hint="eastAsia"/>
          <w:lang w:eastAsia="zh-TW"/>
        </w:rPr>
        <w:t xml:space="preserve">The theme running through our </w:t>
      </w:r>
      <w:proofErr w:type="gramStart"/>
      <w:r>
        <w:rPr>
          <w:rFonts w:hint="eastAsia"/>
          <w:lang w:eastAsia="zh-TW"/>
        </w:rPr>
        <w:t>build</w:t>
      </w:r>
      <w:proofErr w:type="gramEnd"/>
      <w:r>
        <w:rPr>
          <w:rFonts w:hint="eastAsia"/>
          <w:lang w:eastAsia="zh-TW"/>
        </w:rPr>
        <w:t xml:space="preserve"> was that each increment was shippable and independently verified, so </w:t>
      </w:r>
      <w:r w:rsidR="00600CAA">
        <w:rPr>
          <w:rFonts w:hint="eastAsia"/>
          <w:lang w:eastAsia="zh-TW"/>
        </w:rPr>
        <w:t xml:space="preserve">no work depended on a large upstream change landing intact. This mirrors the minimum viable product discipline described by Ries (no date): building the smallest version of the system that permits validated </w:t>
      </w:r>
      <w:proofErr w:type="gramStart"/>
      <w:r w:rsidR="00600CAA">
        <w:rPr>
          <w:rFonts w:hint="eastAsia"/>
          <w:lang w:eastAsia="zh-TW"/>
        </w:rPr>
        <w:t>learning, and</w:t>
      </w:r>
      <w:proofErr w:type="gramEnd"/>
      <w:r w:rsidR="00600CAA">
        <w:rPr>
          <w:rFonts w:hint="eastAsia"/>
          <w:lang w:eastAsia="zh-TW"/>
        </w:rPr>
        <w:t xml:space="preserve"> iterating from there.</w:t>
      </w:r>
    </w:p>
    <w:p w14:paraId="224E0CB5" w14:textId="29FD092D" w:rsidR="00600CAA" w:rsidRPr="00600CAA" w:rsidRDefault="00600CAA">
      <w:pPr>
        <w:pStyle w:val="BodyText"/>
        <w:numPr>
          <w:ilvl w:val="0"/>
          <w:numId w:val="13"/>
        </w:numPr>
        <w:rPr>
          <w:b/>
          <w:bCs/>
          <w:lang w:eastAsia="zh-TW"/>
        </w:rPr>
      </w:pPr>
      <w:r w:rsidRPr="00600CAA">
        <w:rPr>
          <w:rFonts w:hint="eastAsia"/>
          <w:b/>
          <w:bCs/>
          <w:lang w:eastAsia="zh-TW"/>
        </w:rPr>
        <w:t xml:space="preserve">Review </w:t>
      </w:r>
      <w:r w:rsidRPr="00600CAA">
        <w:rPr>
          <w:b/>
          <w:bCs/>
          <w:lang w:eastAsia="zh-TW"/>
        </w:rPr>
        <w:t>and</w:t>
      </w:r>
      <w:r w:rsidRPr="00600CAA">
        <w:rPr>
          <w:rFonts w:hint="eastAsia"/>
          <w:b/>
          <w:bCs/>
          <w:lang w:eastAsia="zh-TW"/>
        </w:rPr>
        <w:t xml:space="preserve"> plan</w:t>
      </w:r>
      <w:r>
        <w:rPr>
          <w:rFonts w:hint="eastAsia"/>
          <w:b/>
          <w:bCs/>
          <w:lang w:eastAsia="zh-TW"/>
        </w:rPr>
        <w:t xml:space="preserve">. </w:t>
      </w:r>
      <w:r>
        <w:rPr>
          <w:rFonts w:hint="eastAsia"/>
          <w:lang w:eastAsia="zh-TW"/>
        </w:rPr>
        <w:t>Our Database Designer produced the initial MySQL Workbench schema. Our software Engineer</w:t>
      </w:r>
      <w:r>
        <w:rPr>
          <w:lang w:eastAsia="zh-TW"/>
        </w:rPr>
        <w:t>’</w:t>
      </w:r>
      <w:r>
        <w:rPr>
          <w:rFonts w:hint="eastAsia"/>
          <w:lang w:eastAsia="zh-TW"/>
        </w:rPr>
        <w:t xml:space="preserve">s review identified three fixes needed before the required queries could run: a </w:t>
      </w:r>
      <w:proofErr w:type="spellStart"/>
      <w:proofErr w:type="gramStart"/>
      <w:r>
        <w:rPr>
          <w:rFonts w:hint="eastAsia"/>
          <w:lang w:eastAsia="zh-TW"/>
        </w:rPr>
        <w:t>student.advisor</w:t>
      </w:r>
      <w:proofErr w:type="gramEnd"/>
      <w:r>
        <w:rPr>
          <w:rFonts w:hint="eastAsia"/>
          <w:lang w:eastAsia="zh-TW"/>
        </w:rPr>
        <w:t>_id</w:t>
      </w:r>
      <w:proofErr w:type="spellEnd"/>
      <w:r>
        <w:rPr>
          <w:rFonts w:hint="eastAsia"/>
          <w:lang w:eastAsia="zh-TW"/>
        </w:rPr>
        <w:t xml:space="preserve"> foreign key to lecturers (originally missing), numeric grades, and the department FK type mismatch.</w:t>
      </w:r>
    </w:p>
    <w:p w14:paraId="53000690" w14:textId="6F45DA0B" w:rsidR="00600CAA" w:rsidRPr="00FC3252" w:rsidRDefault="00600CAA">
      <w:pPr>
        <w:pStyle w:val="BodyText"/>
        <w:numPr>
          <w:ilvl w:val="0"/>
          <w:numId w:val="13"/>
        </w:numPr>
        <w:rPr>
          <w:b/>
          <w:bCs/>
          <w:lang w:eastAsia="zh-TW"/>
        </w:rPr>
      </w:pPr>
      <w:r>
        <w:rPr>
          <w:rFonts w:hint="eastAsia"/>
          <w:b/>
          <w:bCs/>
          <w:lang w:eastAsia="zh-TW"/>
        </w:rPr>
        <w:t xml:space="preserve">MVP </w:t>
      </w:r>
      <w:r>
        <w:rPr>
          <w:b/>
          <w:bCs/>
          <w:lang w:eastAsia="zh-TW"/>
        </w:rPr>
        <w:t>–</w:t>
      </w:r>
      <w:r>
        <w:rPr>
          <w:rFonts w:hint="eastAsia"/>
          <w:lang w:eastAsia="zh-TW"/>
        </w:rPr>
        <w:t xml:space="preserve"> </w:t>
      </w:r>
      <w:r>
        <w:rPr>
          <w:rFonts w:hint="eastAsia"/>
          <w:b/>
          <w:bCs/>
          <w:lang w:eastAsia="zh-TW"/>
        </w:rPr>
        <w:t xml:space="preserve">a walking skeleton. </w:t>
      </w:r>
      <w:r w:rsidR="00FC3252" w:rsidRPr="00FC3252">
        <w:rPr>
          <w:rFonts w:hint="eastAsia"/>
          <w:lang w:eastAsia="zh-TW"/>
        </w:rPr>
        <w:t xml:space="preserve">We built a CLI </w:t>
      </w:r>
      <w:r w:rsidR="00F61C1A">
        <w:rPr>
          <w:lang w:eastAsia="zh-TW"/>
        </w:rPr>
        <w:t>that runs the four queries the original schema could already answer</w:t>
      </w:r>
      <w:r w:rsidR="00FC3252">
        <w:rPr>
          <w:rFonts w:hint="eastAsia"/>
          <w:lang w:eastAsia="zh-TW"/>
        </w:rPr>
        <w:t xml:space="preserve"> against a self-seeding SQLite database. We chose SQLite deliberately as the iteration vehicle: no server, resettable by deleting one file.</w:t>
      </w:r>
    </w:p>
    <w:p w14:paraId="1A3166A7" w14:textId="61BB922B" w:rsidR="00FC3252" w:rsidRPr="00FC3252" w:rsidRDefault="00FC3252">
      <w:pPr>
        <w:pStyle w:val="BodyText"/>
        <w:numPr>
          <w:ilvl w:val="0"/>
          <w:numId w:val="13"/>
        </w:numPr>
        <w:rPr>
          <w:b/>
          <w:bCs/>
          <w:lang w:eastAsia="zh-TW"/>
        </w:rPr>
      </w:pPr>
      <w:r>
        <w:rPr>
          <w:rFonts w:hint="eastAsia"/>
          <w:b/>
          <w:bCs/>
          <w:lang w:eastAsia="zh-TW"/>
        </w:rPr>
        <w:t>Full query set + dual back end.</w:t>
      </w:r>
      <w:r>
        <w:rPr>
          <w:rFonts w:hint="eastAsia"/>
          <w:lang w:eastAsia="zh-TW"/>
        </w:rPr>
        <w:t xml:space="preserve"> Once the fixes were agreed</w:t>
      </w:r>
      <w:r w:rsidR="00F61C1A">
        <w:rPr>
          <w:lang w:eastAsia="zh-TW"/>
        </w:rPr>
        <w:t xml:space="preserve"> upon, we added MySQL support via</w:t>
      </w:r>
      <w:r>
        <w:rPr>
          <w:rFonts w:hint="eastAsia"/>
          <w:lang w:eastAsia="zh-TW"/>
        </w:rPr>
        <w:t xml:space="preserve"> the same DB-API interface.</w:t>
      </w:r>
    </w:p>
    <w:p w14:paraId="44CE8D20" w14:textId="539652A1" w:rsidR="00FC3252" w:rsidRPr="00FC3252" w:rsidRDefault="00FC3252">
      <w:pPr>
        <w:pStyle w:val="BodyText"/>
        <w:numPr>
          <w:ilvl w:val="0"/>
          <w:numId w:val="13"/>
        </w:numPr>
        <w:rPr>
          <w:b/>
          <w:bCs/>
          <w:lang w:eastAsia="zh-TW"/>
        </w:rPr>
      </w:pPr>
      <w:r>
        <w:rPr>
          <w:rFonts w:hint="eastAsia"/>
          <w:b/>
          <w:bCs/>
          <w:lang w:eastAsia="zh-TW"/>
        </w:rPr>
        <w:t>GUI.</w:t>
      </w:r>
      <w:r>
        <w:rPr>
          <w:rFonts w:hint="eastAsia"/>
          <w:lang w:eastAsia="zh-TW"/>
        </w:rPr>
        <w:t xml:space="preserve"> We built a </w:t>
      </w:r>
      <w:proofErr w:type="spellStart"/>
      <w:r>
        <w:rPr>
          <w:rFonts w:hint="eastAsia"/>
          <w:lang w:eastAsia="zh-TW"/>
        </w:rPr>
        <w:t>Tkinter</w:t>
      </w:r>
      <w:proofErr w:type="spellEnd"/>
      <w:r>
        <w:rPr>
          <w:rFonts w:hint="eastAsia"/>
          <w:lang w:eastAsia="zh-TW"/>
        </w:rPr>
        <w:t xml:space="preserve"> window exceeding the </w:t>
      </w:r>
      <w:r>
        <w:rPr>
          <w:lang w:eastAsia="zh-TW"/>
        </w:rPr>
        <w:t>“</w:t>
      </w:r>
      <w:r>
        <w:rPr>
          <w:rFonts w:hint="eastAsia"/>
          <w:lang w:eastAsia="zh-TW"/>
        </w:rPr>
        <w:t>simple interface</w:t>
      </w:r>
      <w:r>
        <w:rPr>
          <w:lang w:eastAsia="zh-TW"/>
        </w:rPr>
        <w:t>”</w:t>
      </w:r>
      <w:r>
        <w:rPr>
          <w:rFonts w:hint="eastAsia"/>
          <w:lang w:eastAsia="zh-TW"/>
        </w:rPr>
        <w:t xml:space="preserve"> brief: standard queries plus a query builder that shows its generated SQL. We reused the engine unchanged </w:t>
      </w:r>
      <w:r>
        <w:rPr>
          <w:lang w:eastAsia="zh-TW"/>
        </w:rPr>
        <w:t>–</w:t>
      </w:r>
      <w:r>
        <w:rPr>
          <w:rFonts w:hint="eastAsia"/>
          <w:lang w:eastAsia="zh-TW"/>
        </w:rPr>
        <w:t xml:space="preserve"> the payoff of layering</w:t>
      </w:r>
    </w:p>
    <w:p w14:paraId="41147B15" w14:textId="293D8591" w:rsidR="00FC3252" w:rsidRPr="00FC3252" w:rsidRDefault="00FC3252">
      <w:pPr>
        <w:pStyle w:val="BodyText"/>
        <w:numPr>
          <w:ilvl w:val="0"/>
          <w:numId w:val="13"/>
        </w:numPr>
        <w:rPr>
          <w:b/>
          <w:bCs/>
          <w:lang w:eastAsia="zh-TW"/>
        </w:rPr>
      </w:pPr>
      <w:r>
        <w:rPr>
          <w:rFonts w:hint="eastAsia"/>
          <w:b/>
          <w:bCs/>
          <w:lang w:eastAsia="zh-TW"/>
        </w:rPr>
        <w:t>Hardening.</w:t>
      </w:r>
      <w:r>
        <w:rPr>
          <w:rFonts w:hint="eastAsia"/>
          <w:lang w:eastAsia="zh-TW"/>
        </w:rPr>
        <w:t xml:space="preserve"> We merged our Designer</w:t>
      </w:r>
      <w:r>
        <w:rPr>
          <w:lang w:eastAsia="zh-TW"/>
        </w:rPr>
        <w:t>’</w:t>
      </w:r>
      <w:r>
        <w:rPr>
          <w:rFonts w:hint="eastAsia"/>
          <w:lang w:eastAsia="zh-TW"/>
        </w:rPr>
        <w:t xml:space="preserve">s </w:t>
      </w:r>
      <w:proofErr w:type="spellStart"/>
      <w:r w:rsidR="00F61C1A">
        <w:rPr>
          <w:lang w:eastAsia="zh-TW"/>
        </w:rPr>
        <w:t>normalisation</w:t>
      </w:r>
      <w:proofErr w:type="spellEnd"/>
      <w:r>
        <w:rPr>
          <w:rFonts w:hint="eastAsia"/>
          <w:lang w:eastAsia="zh-TW"/>
        </w:rPr>
        <w:t xml:space="preserve"> (surrogate </w:t>
      </w:r>
      <w:proofErr w:type="spellStart"/>
      <w:r>
        <w:rPr>
          <w:rFonts w:hint="eastAsia"/>
          <w:lang w:eastAsia="zh-TW"/>
        </w:rPr>
        <w:t>DepartmentID</w:t>
      </w:r>
      <w:proofErr w:type="spellEnd"/>
      <w:r>
        <w:rPr>
          <w:rFonts w:hint="eastAsia"/>
          <w:lang w:eastAsia="zh-TW"/>
        </w:rPr>
        <w:t xml:space="preserve">, unique </w:t>
      </w:r>
      <w:r>
        <w:rPr>
          <w:lang w:eastAsia="zh-TW"/>
        </w:rPr>
        <w:t>department</w:t>
      </w:r>
      <w:r>
        <w:rPr>
          <w:rFonts w:hint="eastAsia"/>
          <w:lang w:eastAsia="zh-TW"/>
        </w:rPr>
        <w:t xml:space="preserve"> names, restored </w:t>
      </w:r>
      <w:proofErr w:type="spellStart"/>
      <w:proofErr w:type="gramStart"/>
      <w:r>
        <w:rPr>
          <w:rFonts w:hint="eastAsia"/>
          <w:lang w:eastAsia="zh-TW"/>
        </w:rPr>
        <w:t>course.level</w:t>
      </w:r>
      <w:proofErr w:type="spellEnd"/>
      <w:proofErr w:type="gramEnd"/>
      <w:r>
        <w:rPr>
          <w:rFonts w:hint="eastAsia"/>
          <w:lang w:eastAsia="zh-TW"/>
        </w:rPr>
        <w:t>) and adapted the application layer the same day, with the test suite as the safety net.</w:t>
      </w:r>
    </w:p>
    <w:p w14:paraId="1A9084A1" w14:textId="6F3FFEE6" w:rsidR="00FC3252" w:rsidRPr="00A27476" w:rsidRDefault="00FC3252">
      <w:pPr>
        <w:pStyle w:val="BodyText"/>
        <w:numPr>
          <w:ilvl w:val="0"/>
          <w:numId w:val="13"/>
        </w:numPr>
        <w:rPr>
          <w:b/>
          <w:bCs/>
          <w:lang w:eastAsia="zh-TW"/>
        </w:rPr>
      </w:pPr>
      <w:r>
        <w:rPr>
          <w:rFonts w:hint="eastAsia"/>
          <w:b/>
          <w:bCs/>
          <w:lang w:eastAsia="zh-TW"/>
        </w:rPr>
        <w:t>UX iteration.</w:t>
      </w:r>
      <w:r>
        <w:rPr>
          <w:rFonts w:hint="eastAsia"/>
          <w:lang w:eastAsia="zh-TW"/>
        </w:rPr>
        <w:t xml:space="preserve"> We added live dropdowns for every enumerable parameter, then cascading filters </w:t>
      </w:r>
      <w:r>
        <w:rPr>
          <w:lang w:eastAsia="zh-TW"/>
        </w:rPr>
        <w:t>–</w:t>
      </w:r>
      <w:r>
        <w:rPr>
          <w:rFonts w:hint="eastAsia"/>
          <w:lang w:eastAsia="zh-TW"/>
        </w:rPr>
        <w:t xml:space="preserve"> choosing a course narrows the lecturer dropdown to those who teach it. The dropdown is literally the same JOIN the query runs, i.e. our relational design surfaced as UX.</w:t>
      </w:r>
    </w:p>
    <w:p w14:paraId="7A4DD9B0" w14:textId="77777777" w:rsidR="005C26FD" w:rsidRDefault="005C26FD" w:rsidP="00A27476">
      <w:pPr>
        <w:pStyle w:val="BodyText"/>
        <w:rPr>
          <w:b/>
          <w:bCs/>
          <w:lang w:eastAsia="zh-TW"/>
        </w:rPr>
      </w:pPr>
    </w:p>
    <w:p w14:paraId="34DB1B85" w14:textId="2574783B" w:rsidR="005C26FD" w:rsidRPr="005C26FD" w:rsidRDefault="005C26FD">
      <w:pPr>
        <w:pStyle w:val="Subtitle"/>
        <w:numPr>
          <w:ilvl w:val="0"/>
          <w:numId w:val="17"/>
        </w:numPr>
        <w:jc w:val="left"/>
        <w:rPr>
          <w:rFonts w:ascii="Arial" w:hAnsi="Arial" w:cs="Arial"/>
          <w:sz w:val="22"/>
          <w:szCs w:val="20"/>
          <w:lang w:eastAsia="zh-TW"/>
        </w:rPr>
      </w:pPr>
      <w:bookmarkStart w:id="55" w:name="_Toc235419803"/>
      <w:r>
        <w:rPr>
          <w:rFonts w:ascii="Arial" w:hAnsi="Arial" w:cs="Arial"/>
          <w:sz w:val="24"/>
          <w:szCs w:val="24"/>
          <w:lang w:eastAsia="zh-TW"/>
        </w:rPr>
        <w:lastRenderedPageBreak/>
        <w:t>Extension path – from MVP to production</w:t>
      </w:r>
      <w:bookmarkEnd w:id="55"/>
    </w:p>
    <w:p w14:paraId="2FB34D3F" w14:textId="17A52076" w:rsidR="00A27476" w:rsidRDefault="00A27476" w:rsidP="00A27476">
      <w:pPr>
        <w:pStyle w:val="BodyText"/>
        <w:rPr>
          <w:lang w:eastAsia="zh-TW"/>
        </w:rPr>
      </w:pPr>
      <w:r w:rsidRPr="00A27476">
        <w:rPr>
          <w:rFonts w:hint="eastAsia"/>
          <w:b/>
          <w:bCs/>
          <w:lang w:eastAsia="zh-TW"/>
        </w:rPr>
        <w:t xml:space="preserve">Stage 1 </w:t>
      </w:r>
      <w:r w:rsidRPr="00A27476">
        <w:rPr>
          <w:b/>
          <w:bCs/>
          <w:lang w:eastAsia="zh-TW"/>
        </w:rPr>
        <w:t>–</w:t>
      </w:r>
      <w:r w:rsidRPr="00A27476">
        <w:rPr>
          <w:rFonts w:hint="eastAsia"/>
          <w:b/>
          <w:bCs/>
          <w:lang w:eastAsia="zh-TW"/>
        </w:rPr>
        <w:t xml:space="preserve"> Shared departmental server</w:t>
      </w:r>
      <w:r>
        <w:rPr>
          <w:rFonts w:hint="eastAsia"/>
          <w:b/>
          <w:bCs/>
          <w:lang w:eastAsia="zh-TW"/>
        </w:rPr>
        <w:t xml:space="preserve">. </w:t>
      </w:r>
      <w:r>
        <w:rPr>
          <w:rFonts w:hint="eastAsia"/>
          <w:lang w:eastAsia="zh-TW"/>
        </w:rPr>
        <w:t xml:space="preserve">Point config.ini at a shared MySQL instance. Add a least-privilege database account (SELECT-only </w:t>
      </w:r>
      <w:r>
        <w:rPr>
          <w:lang w:eastAsia="zh-TW"/>
        </w:rPr>
        <w:t>–</w:t>
      </w:r>
      <w:r>
        <w:rPr>
          <w:rFonts w:hint="eastAsia"/>
          <w:lang w:eastAsia="zh-TW"/>
        </w:rPr>
        <w:t xml:space="preserve"> the app never writes), and a </w:t>
      </w:r>
      <w:proofErr w:type="spellStart"/>
      <w:r>
        <w:rPr>
          <w:rFonts w:hint="eastAsia"/>
          <w:lang w:eastAsia="zh-TW"/>
        </w:rPr>
        <w:t>course_lecturers</w:t>
      </w:r>
      <w:proofErr w:type="spellEnd"/>
      <w:r>
        <w:rPr>
          <w:rFonts w:hint="eastAsia"/>
          <w:lang w:eastAsia="zh-TW"/>
        </w:rPr>
        <w:t xml:space="preserve"> assignment table so teaching no longer depends on enrolments existing.</w:t>
      </w:r>
    </w:p>
    <w:p w14:paraId="7076F9D1" w14:textId="37E537ED" w:rsidR="00A27476" w:rsidRDefault="00A27476" w:rsidP="00A27476">
      <w:pPr>
        <w:pStyle w:val="BodyText"/>
        <w:rPr>
          <w:lang w:eastAsia="zh-TW"/>
        </w:rPr>
      </w:pPr>
      <w:r>
        <w:rPr>
          <w:rFonts w:hint="eastAsia"/>
          <w:b/>
          <w:bCs/>
          <w:lang w:eastAsia="zh-TW"/>
        </w:rPr>
        <w:t xml:space="preserve">Stage 2 </w:t>
      </w:r>
      <w:r>
        <w:rPr>
          <w:b/>
          <w:bCs/>
          <w:lang w:eastAsia="zh-TW"/>
        </w:rPr>
        <w:t>–</w:t>
      </w:r>
      <w:r>
        <w:rPr>
          <w:rFonts w:hint="eastAsia"/>
          <w:b/>
          <w:bCs/>
          <w:lang w:eastAsia="zh-TW"/>
        </w:rPr>
        <w:t xml:space="preserve"> Multi-user web application. </w:t>
      </w:r>
      <w:r>
        <w:rPr>
          <w:rFonts w:hint="eastAsia"/>
          <w:lang w:eastAsia="zh-TW"/>
        </w:rPr>
        <w:t xml:space="preserve">Replace </w:t>
      </w:r>
      <w:proofErr w:type="spellStart"/>
      <w:r>
        <w:rPr>
          <w:rFonts w:hint="eastAsia"/>
          <w:lang w:eastAsia="zh-TW"/>
        </w:rPr>
        <w:t>Tkinter</w:t>
      </w:r>
      <w:proofErr w:type="spellEnd"/>
      <w:r>
        <w:rPr>
          <w:rFonts w:hint="eastAsia"/>
          <w:lang w:eastAsia="zh-TW"/>
        </w:rPr>
        <w:t xml:space="preserve"> with a web </w:t>
      </w:r>
      <w:r w:rsidR="00F61C1A">
        <w:rPr>
          <w:lang w:eastAsia="zh-TW"/>
        </w:rPr>
        <w:t>frontend (e.g.,</w:t>
      </w:r>
      <w:r>
        <w:rPr>
          <w:rFonts w:hint="eastAsia"/>
          <w:lang w:eastAsia="zh-TW"/>
        </w:rPr>
        <w:t xml:space="preserve"> Flask/</w:t>
      </w:r>
      <w:proofErr w:type="spellStart"/>
      <w:r>
        <w:rPr>
          <w:rFonts w:hint="eastAsia"/>
          <w:lang w:eastAsia="zh-TW"/>
        </w:rPr>
        <w:t>FastAPI</w:t>
      </w:r>
      <w:proofErr w:type="spellEnd"/>
      <w:r>
        <w:rPr>
          <w:rFonts w:hint="eastAsia"/>
          <w:lang w:eastAsia="zh-TW"/>
        </w:rPr>
        <w:t xml:space="preserve"> + HTML). Because our queries.py is </w:t>
      </w:r>
      <w:r w:rsidR="00F61C1A">
        <w:rPr>
          <w:lang w:eastAsia="zh-TW"/>
        </w:rPr>
        <w:t>a set of pure functions that return</w:t>
      </w:r>
      <w:r>
        <w:rPr>
          <w:rFonts w:hint="eastAsia"/>
          <w:lang w:eastAsia="zh-TW"/>
        </w:rPr>
        <w:t xml:space="preserve"> rows, it becomes the service layer of a REST API almost unchanged; </w:t>
      </w:r>
      <w:r w:rsidR="009927A1">
        <w:rPr>
          <w:rFonts w:hint="eastAsia"/>
          <w:lang w:eastAsia="zh-TW"/>
        </w:rPr>
        <w:t>the catalogue becomes the API</w:t>
      </w:r>
      <w:r w:rsidR="009927A1">
        <w:rPr>
          <w:lang w:eastAsia="zh-TW"/>
        </w:rPr>
        <w:t>’</w:t>
      </w:r>
      <w:r w:rsidR="009927A1">
        <w:rPr>
          <w:rFonts w:hint="eastAsia"/>
          <w:lang w:eastAsia="zh-TW"/>
        </w:rPr>
        <w:t>s endpoint definitions. Add authentication and role-based access; given the personal data held, this is required for GDPR compliance (European Parliament and Council of the European Union, 2016).</w:t>
      </w:r>
    </w:p>
    <w:p w14:paraId="1857F508" w14:textId="73077B9C" w:rsidR="009927A1" w:rsidRDefault="009927A1" w:rsidP="00A27476">
      <w:pPr>
        <w:pStyle w:val="BodyText"/>
        <w:rPr>
          <w:lang w:eastAsia="zh-TW"/>
        </w:rPr>
      </w:pPr>
      <w:r>
        <w:rPr>
          <w:rFonts w:hint="eastAsia"/>
          <w:b/>
          <w:bCs/>
          <w:lang w:eastAsia="zh-TW"/>
        </w:rPr>
        <w:t xml:space="preserve">Stage 3 </w:t>
      </w:r>
      <w:r>
        <w:rPr>
          <w:b/>
          <w:bCs/>
          <w:lang w:eastAsia="zh-TW"/>
        </w:rPr>
        <w:t>–</w:t>
      </w:r>
      <w:r>
        <w:rPr>
          <w:rFonts w:hint="eastAsia"/>
          <w:b/>
          <w:bCs/>
          <w:lang w:eastAsia="zh-TW"/>
        </w:rPr>
        <w:t xml:space="preserve"> Cloud deployment. </w:t>
      </w:r>
      <w:r>
        <w:rPr>
          <w:rFonts w:hint="eastAsia"/>
          <w:lang w:eastAsia="zh-TW"/>
        </w:rPr>
        <w:t xml:space="preserve">Managed MySQL (e.g. AWS RDS), a </w:t>
      </w:r>
      <w:proofErr w:type="spellStart"/>
      <w:r>
        <w:rPr>
          <w:lang w:eastAsia="zh-TW"/>
        </w:rPr>
        <w:t>containeri</w:t>
      </w:r>
      <w:r>
        <w:rPr>
          <w:rFonts w:hint="eastAsia"/>
          <w:lang w:eastAsia="zh-TW"/>
        </w:rPr>
        <w:t>sed</w:t>
      </w:r>
      <w:proofErr w:type="spellEnd"/>
      <w:r>
        <w:rPr>
          <w:rFonts w:hint="eastAsia"/>
          <w:lang w:eastAsia="zh-TW"/>
        </w:rPr>
        <w:t xml:space="preserve"> app (Docker), a CI pipeline running our existing </w:t>
      </w:r>
      <w:proofErr w:type="spellStart"/>
      <w:r>
        <w:rPr>
          <w:rFonts w:hint="eastAsia"/>
          <w:lang w:eastAsia="zh-TW"/>
        </w:rPr>
        <w:t>unittest</w:t>
      </w:r>
      <w:proofErr w:type="spellEnd"/>
      <w:r>
        <w:rPr>
          <w:rFonts w:hint="eastAsia"/>
          <w:lang w:eastAsia="zh-TW"/>
        </w:rPr>
        <w:t xml:space="preserve"> suite and flake8 on every push, plus automated backups and monitoring. The API is stateless, so it scales horizontally.</w:t>
      </w:r>
    </w:p>
    <w:p w14:paraId="79AA123D" w14:textId="27DFD7C6" w:rsidR="009927A1" w:rsidRDefault="009927A1" w:rsidP="00A27476">
      <w:pPr>
        <w:pStyle w:val="BodyText"/>
        <w:rPr>
          <w:lang w:eastAsia="zh-TW"/>
        </w:rPr>
      </w:pPr>
      <w:r>
        <w:rPr>
          <w:rFonts w:hint="eastAsia"/>
          <w:b/>
          <w:bCs/>
          <w:lang w:eastAsia="zh-TW"/>
        </w:rPr>
        <w:t xml:space="preserve">Stage 4 </w:t>
      </w:r>
      <w:r>
        <w:rPr>
          <w:b/>
          <w:bCs/>
          <w:lang w:eastAsia="zh-TW"/>
        </w:rPr>
        <w:t>–</w:t>
      </w:r>
      <w:r>
        <w:rPr>
          <w:rFonts w:hint="eastAsia"/>
          <w:b/>
          <w:bCs/>
          <w:lang w:eastAsia="zh-TW"/>
        </w:rPr>
        <w:t xml:space="preserve"> Enhanced functionality. </w:t>
      </w:r>
      <w:r>
        <w:rPr>
          <w:rFonts w:hint="eastAsia"/>
          <w:lang w:eastAsia="zh-TW"/>
        </w:rPr>
        <w:t>Write operations (enrolment as a transaction, grade entry with validation), dashboards and reporting, and full-text search over courses and publications. At that scale an ORM (</w:t>
      </w:r>
      <w:proofErr w:type="spellStart"/>
      <w:r>
        <w:rPr>
          <w:rFonts w:hint="eastAsia"/>
          <w:lang w:eastAsia="zh-TW"/>
        </w:rPr>
        <w:t>SQLAlchemy</w:t>
      </w:r>
      <w:proofErr w:type="spellEnd"/>
      <w:r>
        <w:rPr>
          <w:rFonts w:hint="eastAsia"/>
          <w:lang w:eastAsia="zh-TW"/>
        </w:rPr>
        <w:t xml:space="preserve">) and a migration tool (Alembic) replace hand-written SQL and consolidated DDL </w:t>
      </w:r>
      <w:r>
        <w:rPr>
          <w:lang w:eastAsia="zh-TW"/>
        </w:rPr>
        <w:t>–</w:t>
      </w:r>
      <w:r>
        <w:rPr>
          <w:rFonts w:hint="eastAsia"/>
          <w:lang w:eastAsia="zh-TW"/>
        </w:rPr>
        <w:t xml:space="preserve"> the point where the migration-script trade-off in B.5 reverses.</w:t>
      </w:r>
    </w:p>
    <w:p w14:paraId="404BD477" w14:textId="6F8373AF" w:rsidR="009927A1" w:rsidRDefault="009927A1" w:rsidP="009927A1">
      <w:pPr>
        <w:pStyle w:val="BodyText"/>
        <w:rPr>
          <w:lang w:eastAsia="zh-TW"/>
        </w:rPr>
      </w:pPr>
      <w:r w:rsidRPr="009927A1">
        <w:rPr>
          <w:lang w:eastAsia="zh-TW"/>
        </w:rPr>
        <w:t>What survives every stage unchanged in our design: the schema, the query logic and the test suite. What gets replaced: the presentation layer. That asymmetry is our strongest single argument for the layered design.</w:t>
      </w:r>
    </w:p>
    <w:p w14:paraId="31745A6D" w14:textId="77777777" w:rsidR="005C26FD" w:rsidRDefault="005C26FD" w:rsidP="009927A1">
      <w:pPr>
        <w:pStyle w:val="BodyText"/>
        <w:rPr>
          <w:lang w:eastAsia="zh-TW"/>
        </w:rPr>
      </w:pPr>
    </w:p>
    <w:p w14:paraId="1496F325" w14:textId="5D11A58A" w:rsidR="005C26FD" w:rsidRPr="005C26FD" w:rsidRDefault="005C26FD">
      <w:pPr>
        <w:pStyle w:val="Subtitle"/>
        <w:numPr>
          <w:ilvl w:val="0"/>
          <w:numId w:val="17"/>
        </w:numPr>
        <w:jc w:val="left"/>
        <w:rPr>
          <w:rFonts w:ascii="Arial" w:hAnsi="Arial" w:cs="Arial"/>
          <w:sz w:val="22"/>
          <w:szCs w:val="20"/>
          <w:lang w:eastAsia="zh-TW"/>
        </w:rPr>
      </w:pPr>
      <w:bookmarkStart w:id="56" w:name="_Toc235419804"/>
      <w:r>
        <w:rPr>
          <w:rFonts w:ascii="Arial" w:hAnsi="Arial" w:cs="Arial"/>
          <w:sz w:val="24"/>
          <w:szCs w:val="24"/>
          <w:lang w:eastAsia="zh-TW"/>
        </w:rPr>
        <w:t>Extensibility priorities</w:t>
      </w:r>
      <w:bookmarkEnd w:id="56"/>
    </w:p>
    <w:p w14:paraId="6F2AD8AA" w14:textId="0035374B" w:rsidR="009927A1" w:rsidRDefault="009927A1">
      <w:pPr>
        <w:pStyle w:val="BodyText"/>
        <w:numPr>
          <w:ilvl w:val="0"/>
          <w:numId w:val="14"/>
        </w:numPr>
        <w:rPr>
          <w:lang w:eastAsia="zh-TW"/>
        </w:rPr>
      </w:pPr>
      <w:proofErr w:type="spellStart"/>
      <w:r w:rsidRPr="009927A1">
        <w:rPr>
          <w:b/>
          <w:bCs/>
          <w:lang w:eastAsia="zh-TW"/>
        </w:rPr>
        <w:t>course_lecturers</w:t>
      </w:r>
      <w:proofErr w:type="spellEnd"/>
      <w:r w:rsidRPr="009927A1">
        <w:rPr>
          <w:b/>
          <w:bCs/>
          <w:lang w:eastAsia="zh-TW"/>
        </w:rPr>
        <w:t xml:space="preserve"> assignment table</w:t>
      </w:r>
      <w:r>
        <w:rPr>
          <w:rFonts w:hint="eastAsia"/>
          <w:b/>
          <w:bCs/>
          <w:lang w:eastAsia="zh-TW"/>
        </w:rPr>
        <w:t xml:space="preserve"> </w:t>
      </w:r>
      <w:proofErr w:type="gramStart"/>
      <w:r>
        <w:rPr>
          <w:rFonts w:hint="eastAsia"/>
          <w:b/>
          <w:bCs/>
          <w:lang w:eastAsia="zh-TW"/>
        </w:rPr>
        <w:t xml:space="preserve">- </w:t>
      </w:r>
      <w:r>
        <w:rPr>
          <w:lang w:eastAsia="zh-TW"/>
        </w:rPr>
        <w:t xml:space="preserve"> removes</w:t>
      </w:r>
      <w:proofErr w:type="gramEnd"/>
      <w:r>
        <w:rPr>
          <w:lang w:eastAsia="zh-TW"/>
        </w:rPr>
        <w:t xml:space="preserve"> the modelling flaw in Chapter 7; small schema change plus one JOIN change in two queries and the cascade providers. </w:t>
      </w:r>
    </w:p>
    <w:p w14:paraId="59C6DF14" w14:textId="77777777" w:rsidR="009927A1" w:rsidRPr="009927A1" w:rsidRDefault="009927A1" w:rsidP="009927A1">
      <w:pPr>
        <w:pStyle w:val="BodyText"/>
        <w:rPr>
          <w:lang w:eastAsia="zh-TW"/>
        </w:rPr>
      </w:pPr>
    </w:p>
    <w:p w14:paraId="7AE7C871" w14:textId="58A0552F" w:rsidR="009927A1" w:rsidRDefault="009927A1">
      <w:pPr>
        <w:pStyle w:val="BodyText"/>
        <w:numPr>
          <w:ilvl w:val="0"/>
          <w:numId w:val="14"/>
        </w:numPr>
        <w:rPr>
          <w:lang w:eastAsia="zh-TW"/>
        </w:rPr>
      </w:pPr>
      <w:r w:rsidRPr="009927A1">
        <w:rPr>
          <w:b/>
          <w:bCs/>
          <w:lang w:eastAsia="zh-TW"/>
        </w:rPr>
        <w:lastRenderedPageBreak/>
        <w:t xml:space="preserve">Live MySQL validation + </w:t>
      </w:r>
      <w:r>
        <w:rPr>
          <w:rFonts w:hint="eastAsia"/>
          <w:b/>
          <w:bCs/>
          <w:lang w:eastAsia="zh-TW"/>
        </w:rPr>
        <w:t>CI</w:t>
      </w:r>
      <w:r>
        <w:rPr>
          <w:b/>
          <w:bCs/>
          <w:lang w:eastAsia="zh-TW"/>
        </w:rPr>
        <w:t xml:space="preserve"> - </w:t>
      </w:r>
      <w:r w:rsidRPr="009927A1">
        <w:rPr>
          <w:rFonts w:hint="eastAsia"/>
          <w:lang w:eastAsia="zh-TW"/>
        </w:rPr>
        <w:t>r</w:t>
      </w:r>
      <w:r>
        <w:rPr>
          <w:lang w:eastAsia="zh-TW"/>
        </w:rPr>
        <w:t xml:space="preserve">un our Designer's Workbench pass on </w:t>
      </w:r>
      <w:proofErr w:type="spellStart"/>
      <w:r>
        <w:rPr>
          <w:lang w:eastAsia="zh-TW"/>
        </w:rPr>
        <w:t>schema.sql</w:t>
      </w:r>
      <w:proofErr w:type="spellEnd"/>
      <w:r>
        <w:rPr>
          <w:lang w:eastAsia="zh-TW"/>
        </w:rPr>
        <w:t xml:space="preserve">; add a GitHub Actions workflow running python -m </w:t>
      </w:r>
      <w:proofErr w:type="spellStart"/>
      <w:r>
        <w:rPr>
          <w:lang w:eastAsia="zh-TW"/>
        </w:rPr>
        <w:t>unittest</w:t>
      </w:r>
      <w:proofErr w:type="spellEnd"/>
      <w:r>
        <w:rPr>
          <w:lang w:eastAsia="zh-TW"/>
        </w:rPr>
        <w:t xml:space="preserve"> and flake8 on every push. Our suite is fast (~0.5 s) </w:t>
      </w:r>
      <w:proofErr w:type="gramStart"/>
      <w:r>
        <w:rPr>
          <w:lang w:eastAsia="zh-TW"/>
        </w:rPr>
        <w:t>precisely</w:t>
      </w:r>
      <w:proofErr w:type="gramEnd"/>
      <w:r>
        <w:rPr>
          <w:lang w:eastAsia="zh-TW"/>
        </w:rPr>
        <w:t xml:space="preserve"> so CI is trivial. </w:t>
      </w:r>
    </w:p>
    <w:p w14:paraId="3DD221D3" w14:textId="2DFD6DC3" w:rsidR="009927A1" w:rsidRDefault="009927A1">
      <w:pPr>
        <w:pStyle w:val="BodyText"/>
        <w:numPr>
          <w:ilvl w:val="0"/>
          <w:numId w:val="14"/>
        </w:numPr>
        <w:rPr>
          <w:lang w:eastAsia="zh-TW"/>
        </w:rPr>
      </w:pPr>
      <w:r w:rsidRPr="009927A1">
        <w:rPr>
          <w:b/>
          <w:bCs/>
          <w:lang w:eastAsia="zh-TW"/>
        </w:rPr>
        <w:t>Naming cleanup</w:t>
      </w:r>
      <w:r>
        <w:rPr>
          <w:rFonts w:hint="eastAsia"/>
          <w:b/>
          <w:bCs/>
          <w:lang w:eastAsia="zh-TW"/>
        </w:rPr>
        <w:t xml:space="preserve"> -</w:t>
      </w:r>
      <w:r>
        <w:rPr>
          <w:b/>
          <w:bCs/>
          <w:lang w:eastAsia="zh-TW"/>
        </w:rPr>
        <w:t xml:space="preserve"> </w:t>
      </w:r>
      <w:proofErr w:type="spellStart"/>
      <w:r>
        <w:rPr>
          <w:lang w:eastAsia="zh-TW"/>
        </w:rPr>
        <w:t>contact_info</w:t>
      </w:r>
      <w:proofErr w:type="spellEnd"/>
      <w:r>
        <w:rPr>
          <w:lang w:eastAsia="zh-TW"/>
        </w:rPr>
        <w:t xml:space="preserve"> (lecturers) vs </w:t>
      </w:r>
      <w:proofErr w:type="spellStart"/>
      <w:r>
        <w:rPr>
          <w:lang w:eastAsia="zh-TW"/>
        </w:rPr>
        <w:t>contactinfo</w:t>
      </w:r>
      <w:proofErr w:type="spellEnd"/>
      <w:r>
        <w:rPr>
          <w:lang w:eastAsia="zh-TW"/>
        </w:rPr>
        <w:t xml:space="preserve"> (students) survived our merge; unify while the codebase is small. </w:t>
      </w:r>
    </w:p>
    <w:p w14:paraId="5FE60F24" w14:textId="5C5CAC03" w:rsidR="009927A1" w:rsidRDefault="009927A1">
      <w:pPr>
        <w:pStyle w:val="BodyText"/>
        <w:numPr>
          <w:ilvl w:val="0"/>
          <w:numId w:val="14"/>
        </w:numPr>
        <w:rPr>
          <w:lang w:eastAsia="zh-TW"/>
        </w:rPr>
      </w:pPr>
      <w:r w:rsidRPr="009927A1">
        <w:rPr>
          <w:b/>
          <w:bCs/>
          <w:lang w:eastAsia="zh-TW"/>
        </w:rPr>
        <w:t xml:space="preserve">Write operations - </w:t>
      </w:r>
      <w:r>
        <w:rPr>
          <w:lang w:eastAsia="zh-TW"/>
        </w:rPr>
        <w:t xml:space="preserve">enrolment as a transaction (seat checks, prerequisite validation), grade entry with range constraints; introduces the first need for COMMIT/ROLLBACK handling in db.py. </w:t>
      </w:r>
    </w:p>
    <w:p w14:paraId="7F14CF5F" w14:textId="121146E8" w:rsidR="009927A1" w:rsidRPr="009927A1" w:rsidRDefault="009927A1">
      <w:pPr>
        <w:pStyle w:val="BodyText"/>
        <w:numPr>
          <w:ilvl w:val="0"/>
          <w:numId w:val="14"/>
        </w:numPr>
        <w:rPr>
          <w:lang w:eastAsia="zh-TW"/>
        </w:rPr>
      </w:pPr>
      <w:r w:rsidRPr="009927A1">
        <w:rPr>
          <w:b/>
          <w:bCs/>
          <w:lang w:eastAsia="zh-TW"/>
        </w:rPr>
        <w:t>Authentication and roles</w:t>
      </w:r>
      <w:r>
        <w:rPr>
          <w:lang w:eastAsia="zh-TW"/>
        </w:rPr>
        <w:t xml:space="preserve"> - prerequisite for any multi-user deployment given the personal data we hold. </w:t>
      </w:r>
    </w:p>
    <w:p w14:paraId="7C4895C1" w14:textId="125D15C5" w:rsidR="009927A1" w:rsidRDefault="009927A1">
      <w:pPr>
        <w:pStyle w:val="BodyText"/>
        <w:numPr>
          <w:ilvl w:val="0"/>
          <w:numId w:val="14"/>
        </w:numPr>
        <w:rPr>
          <w:lang w:eastAsia="zh-TW"/>
        </w:rPr>
      </w:pPr>
      <w:r w:rsidRPr="009927A1">
        <w:rPr>
          <w:b/>
          <w:bCs/>
          <w:lang w:eastAsia="zh-TW"/>
        </w:rPr>
        <w:t>The production ladder above</w:t>
      </w:r>
      <w:r>
        <w:rPr>
          <w:lang w:eastAsia="zh-TW"/>
        </w:rPr>
        <w:t xml:space="preserve"> - web front end over the unchanged engine, managed cloud database, ORM + migrations at the point </w:t>
      </w:r>
      <w:r w:rsidR="00F61C1A">
        <w:rPr>
          <w:lang w:eastAsia="zh-TW"/>
        </w:rPr>
        <w:t xml:space="preserve">where </w:t>
      </w:r>
      <w:r>
        <w:rPr>
          <w:lang w:eastAsia="zh-TW"/>
        </w:rPr>
        <w:t>write-heavy complexity justifies them.</w:t>
      </w:r>
    </w:p>
    <w:p w14:paraId="58CB2248" w14:textId="77777777" w:rsidR="005C26FD" w:rsidRDefault="005C26FD" w:rsidP="005C26FD">
      <w:pPr>
        <w:pStyle w:val="BodyText"/>
        <w:ind w:left="360"/>
        <w:rPr>
          <w:lang w:val="en-GB" w:eastAsia="zh-TW"/>
        </w:rPr>
      </w:pPr>
    </w:p>
    <w:p w14:paraId="7FCA1158" w14:textId="3573455B" w:rsidR="005C26FD" w:rsidRPr="005C26FD" w:rsidRDefault="005C26FD">
      <w:pPr>
        <w:pStyle w:val="Subtitle"/>
        <w:numPr>
          <w:ilvl w:val="0"/>
          <w:numId w:val="17"/>
        </w:numPr>
        <w:jc w:val="left"/>
        <w:rPr>
          <w:rFonts w:ascii="Arial" w:hAnsi="Arial" w:cs="Arial"/>
          <w:sz w:val="22"/>
          <w:szCs w:val="20"/>
          <w:lang w:eastAsia="zh-TW"/>
        </w:rPr>
      </w:pPr>
      <w:bookmarkStart w:id="57" w:name="_Toc235419805"/>
      <w:r>
        <w:rPr>
          <w:rFonts w:ascii="Arial" w:hAnsi="Arial" w:cs="Arial"/>
          <w:sz w:val="24"/>
          <w:szCs w:val="24"/>
          <w:lang w:eastAsia="zh-TW"/>
        </w:rPr>
        <w:t>Retrospective – what we would do differently</w:t>
      </w:r>
      <w:bookmarkEnd w:id="57"/>
    </w:p>
    <w:p w14:paraId="30E1A5A5" w14:textId="445A5712" w:rsidR="008D350C" w:rsidRDefault="008D350C">
      <w:pPr>
        <w:pStyle w:val="BodyText"/>
        <w:numPr>
          <w:ilvl w:val="0"/>
          <w:numId w:val="15"/>
        </w:numPr>
        <w:rPr>
          <w:lang w:val="en-GB" w:eastAsia="zh-TW"/>
        </w:rPr>
      </w:pPr>
      <w:r w:rsidRPr="008D350C">
        <w:rPr>
          <w:b/>
          <w:bCs/>
          <w:lang w:val="en-GB" w:eastAsia="zh-TW"/>
        </w:rPr>
        <w:t>Share schema changes as reviewed migrations from day one.</w:t>
      </w:r>
      <w:r w:rsidRPr="008D350C">
        <w:rPr>
          <w:lang w:val="en-GB" w:eastAsia="zh-TW"/>
        </w:rPr>
        <w:t xml:space="preserve"> Our engineer's fix list and our designer's normalisation solved the same flaw two different ways in parallel (name-keyed vs surrogate-keyed departments). A single reviewed change would have prevented the one integration incident of our project. </w:t>
      </w:r>
    </w:p>
    <w:p w14:paraId="307D2487" w14:textId="6827E49B" w:rsidR="008D350C" w:rsidRDefault="008D350C">
      <w:pPr>
        <w:pStyle w:val="BodyText"/>
        <w:numPr>
          <w:ilvl w:val="0"/>
          <w:numId w:val="15"/>
        </w:numPr>
        <w:rPr>
          <w:lang w:val="en-GB" w:eastAsia="zh-TW"/>
        </w:rPr>
      </w:pPr>
      <w:r w:rsidRPr="008D350C">
        <w:rPr>
          <w:b/>
          <w:bCs/>
          <w:lang w:val="en-GB" w:eastAsia="zh-TW"/>
        </w:rPr>
        <w:t xml:space="preserve">Agree </w:t>
      </w:r>
      <w:r w:rsidR="00F61C1A">
        <w:rPr>
          <w:b/>
          <w:bCs/>
          <w:lang w:val="en-GB" w:eastAsia="zh-TW"/>
        </w:rPr>
        <w:t xml:space="preserve">on </w:t>
      </w:r>
      <w:r w:rsidRPr="008D350C">
        <w:rPr>
          <w:b/>
          <w:bCs/>
          <w:lang w:val="en-GB" w:eastAsia="zh-TW"/>
        </w:rPr>
        <w:t>naming conventions before writing DDL.</w:t>
      </w:r>
      <w:r w:rsidRPr="008D350C">
        <w:rPr>
          <w:lang w:val="en-GB" w:eastAsia="zh-TW"/>
        </w:rPr>
        <w:t xml:space="preserve"> The </w:t>
      </w:r>
      <w:proofErr w:type="spellStart"/>
      <w:r w:rsidRPr="008D350C">
        <w:rPr>
          <w:lang w:val="en-GB" w:eastAsia="zh-TW"/>
        </w:rPr>
        <w:t>contact_info</w:t>
      </w:r>
      <w:proofErr w:type="spellEnd"/>
      <w:r w:rsidRPr="008D350C">
        <w:rPr>
          <w:lang w:val="en-GB" w:eastAsia="zh-TW"/>
        </w:rPr>
        <w:t>/</w:t>
      </w:r>
      <w:proofErr w:type="spellStart"/>
      <w:r w:rsidRPr="008D350C">
        <w:rPr>
          <w:lang w:val="en-GB" w:eastAsia="zh-TW"/>
        </w:rPr>
        <w:t>contactinfo</w:t>
      </w:r>
      <w:proofErr w:type="spellEnd"/>
      <w:r w:rsidRPr="008D350C">
        <w:rPr>
          <w:lang w:val="en-GB" w:eastAsia="zh-TW"/>
        </w:rPr>
        <w:t xml:space="preserve"> split is harmless but visible, and a five-minute convention would have prevented it.</w:t>
      </w:r>
      <w:r>
        <w:rPr>
          <w:lang w:val="en-GB" w:eastAsia="zh-TW"/>
        </w:rPr>
        <w:t xml:space="preserve"> </w:t>
      </w:r>
    </w:p>
    <w:p w14:paraId="161BCC4D" w14:textId="5800C472" w:rsidR="008D350C" w:rsidRPr="008D350C" w:rsidRDefault="008D350C">
      <w:pPr>
        <w:pStyle w:val="BodyText"/>
        <w:numPr>
          <w:ilvl w:val="0"/>
          <w:numId w:val="15"/>
        </w:numPr>
        <w:rPr>
          <w:lang w:val="en-GB" w:eastAsia="zh-TW"/>
        </w:rPr>
      </w:pPr>
      <w:r w:rsidRPr="008D350C">
        <w:rPr>
          <w:b/>
          <w:bCs/>
          <w:lang w:val="en-GB" w:eastAsia="zh-TW"/>
        </w:rPr>
        <w:t>Stand up CI at the first commit, not after delivery.</w:t>
      </w:r>
      <w:r w:rsidRPr="008D350C">
        <w:rPr>
          <w:lang w:val="en-GB" w:eastAsia="zh-TW"/>
        </w:rPr>
        <w:t xml:space="preserve"> Every quality gate we used locally (tests, flake8) was CI-ready the whole time; automating it earlier would have protected the shared branches, not just our local checkout. </w:t>
      </w:r>
    </w:p>
    <w:p w14:paraId="3048400D" w14:textId="77777777" w:rsidR="008D350C" w:rsidRDefault="008D350C" w:rsidP="008D350C">
      <w:pPr>
        <w:pStyle w:val="BodyText"/>
        <w:rPr>
          <w:lang w:val="en-GB" w:eastAsia="zh-TW"/>
        </w:rPr>
      </w:pPr>
    </w:p>
    <w:p w14:paraId="27D2E62B" w14:textId="1FE7C221" w:rsidR="00A4180F" w:rsidRPr="00A4180F" w:rsidRDefault="008D350C">
      <w:pPr>
        <w:pStyle w:val="BodyText"/>
        <w:numPr>
          <w:ilvl w:val="0"/>
          <w:numId w:val="15"/>
        </w:numPr>
        <w:rPr>
          <w:lang w:val="en-GB" w:eastAsia="zh-TW"/>
        </w:rPr>
      </w:pPr>
      <w:r w:rsidRPr="008D350C">
        <w:rPr>
          <w:b/>
          <w:bCs/>
          <w:lang w:val="en-GB" w:eastAsia="zh-TW"/>
        </w:rPr>
        <w:lastRenderedPageBreak/>
        <w:t>What we would keep unchanged.</w:t>
      </w:r>
      <w:r w:rsidRPr="008D350C">
        <w:rPr>
          <w:lang w:val="en-GB" w:eastAsia="zh-TW"/>
        </w:rPr>
        <w:t xml:space="preserve"> Our walking-skeleton MVP, the zero-dependency rule, and testing against real schema and data from the first week — all three repeatedly converted risky changes (schema swap, 3× data growth) into same-day, verified work.</w:t>
      </w:r>
    </w:p>
    <w:p w14:paraId="6D2023EA" w14:textId="77777777" w:rsidR="005C26FD" w:rsidRDefault="005C26FD" w:rsidP="00A4180F">
      <w:pPr>
        <w:pStyle w:val="BodyText"/>
        <w:rPr>
          <w:lang w:val="en-GB" w:eastAsia="zh-TW"/>
        </w:rPr>
      </w:pPr>
    </w:p>
    <w:p w14:paraId="21A82270" w14:textId="74C78C3C" w:rsidR="005C26FD" w:rsidRPr="005C26FD" w:rsidRDefault="005C26FD">
      <w:pPr>
        <w:pStyle w:val="Subtitle"/>
        <w:numPr>
          <w:ilvl w:val="0"/>
          <w:numId w:val="17"/>
        </w:numPr>
        <w:jc w:val="left"/>
        <w:rPr>
          <w:rFonts w:ascii="Arial" w:hAnsi="Arial" w:cs="Arial"/>
          <w:sz w:val="22"/>
          <w:szCs w:val="20"/>
          <w:lang w:eastAsia="zh-TW"/>
        </w:rPr>
      </w:pPr>
      <w:bookmarkStart w:id="58" w:name="_Toc235419806"/>
      <w:r>
        <w:rPr>
          <w:rFonts w:ascii="Arial" w:hAnsi="Arial" w:cs="Arial"/>
          <w:sz w:val="24"/>
          <w:szCs w:val="24"/>
          <w:lang w:eastAsia="zh-TW"/>
        </w:rPr>
        <w:t>Alternatives considered and rejected</w:t>
      </w:r>
      <w:bookmarkEnd w:id="58"/>
    </w:p>
    <w:p w14:paraId="3762FD81" w14:textId="223883AC" w:rsidR="00A4180F" w:rsidRPr="00A4180F" w:rsidRDefault="00A4180F" w:rsidP="00A4180F">
      <w:pPr>
        <w:pStyle w:val="BodyText"/>
        <w:rPr>
          <w:lang w:val="en-GB" w:eastAsia="zh-TW"/>
        </w:rPr>
      </w:pPr>
      <w:r w:rsidRPr="00A4180F">
        <w:rPr>
          <w:lang w:val="en-GB" w:eastAsia="zh-TW"/>
        </w:rPr>
        <w:t xml:space="preserve">Three further design choices deserve to be defended by naming what we did not do. </w:t>
      </w:r>
    </w:p>
    <w:p w14:paraId="12649819" w14:textId="3CA263B5" w:rsidR="00A4180F" w:rsidRPr="00A4180F" w:rsidRDefault="00A4180F" w:rsidP="00A4180F">
      <w:pPr>
        <w:pStyle w:val="BodyText"/>
        <w:rPr>
          <w:lang w:val="en-GB" w:eastAsia="zh-TW"/>
        </w:rPr>
      </w:pPr>
      <w:proofErr w:type="spellStart"/>
      <w:r w:rsidRPr="00A4180F">
        <w:rPr>
          <w:b/>
          <w:bCs/>
          <w:lang w:val="en-GB" w:eastAsia="zh-TW"/>
        </w:rPr>
        <w:t>Tkinter</w:t>
      </w:r>
      <w:proofErr w:type="spellEnd"/>
      <w:r w:rsidRPr="00A4180F">
        <w:rPr>
          <w:b/>
          <w:bCs/>
          <w:lang w:val="en-GB" w:eastAsia="zh-TW"/>
        </w:rPr>
        <w:t xml:space="preserve"> over a web front end or </w:t>
      </w:r>
      <w:proofErr w:type="spellStart"/>
      <w:r w:rsidRPr="00A4180F">
        <w:rPr>
          <w:b/>
          <w:bCs/>
          <w:lang w:val="en-GB" w:eastAsia="zh-TW"/>
        </w:rPr>
        <w:t>PyQt</w:t>
      </w:r>
      <w:proofErr w:type="spellEnd"/>
      <w:r w:rsidRPr="00A4180F">
        <w:rPr>
          <w:b/>
          <w:bCs/>
          <w:lang w:val="en-GB" w:eastAsia="zh-TW"/>
        </w:rPr>
        <w:t>.</w:t>
      </w:r>
      <w:r w:rsidRPr="00A4180F">
        <w:rPr>
          <w:lang w:val="en-GB" w:eastAsia="zh-TW"/>
        </w:rPr>
        <w:t xml:space="preserve"> A web application is the natural production shape and </w:t>
      </w:r>
      <w:proofErr w:type="spellStart"/>
      <w:r w:rsidRPr="00A4180F">
        <w:rPr>
          <w:lang w:val="en-GB" w:eastAsia="zh-TW"/>
        </w:rPr>
        <w:t>PyQt</w:t>
      </w:r>
      <w:proofErr w:type="spellEnd"/>
      <w:r w:rsidRPr="00A4180F">
        <w:rPr>
          <w:lang w:val="en-GB" w:eastAsia="zh-TW"/>
        </w:rPr>
        <w:t xml:space="preserve"> looks more modern, but both introduce installation friction — a server or a licensed toolkit — that would have complicated marking and demonstration. We chose </w:t>
      </w:r>
      <w:proofErr w:type="spellStart"/>
      <w:r w:rsidRPr="00A4180F">
        <w:rPr>
          <w:lang w:val="en-GB" w:eastAsia="zh-TW"/>
        </w:rPr>
        <w:t>Tkinter</w:t>
      </w:r>
      <w:proofErr w:type="spellEnd"/>
      <w:r w:rsidRPr="00A4180F">
        <w:rPr>
          <w:lang w:val="en-GB" w:eastAsia="zh-TW"/>
        </w:rPr>
        <w:t xml:space="preserve"> because it ships inside the standard library, so our entire system runs from a single command. The cost we accepted is a dated visual style and a single-user ceiling; our layered architecture (Chapter 3) makes the front end the replaceable component if either constraint later matters. </w:t>
      </w:r>
    </w:p>
    <w:p w14:paraId="0079E7C3" w14:textId="0472CAAA" w:rsidR="00A4180F" w:rsidRPr="00A4180F" w:rsidRDefault="00A4180F" w:rsidP="00A4180F">
      <w:pPr>
        <w:pStyle w:val="BodyText"/>
        <w:rPr>
          <w:lang w:val="en-GB" w:eastAsia="zh-TW"/>
        </w:rPr>
      </w:pPr>
      <w:r w:rsidRPr="00A4180F">
        <w:rPr>
          <w:b/>
          <w:bCs/>
          <w:lang w:val="en-GB" w:eastAsia="zh-TW"/>
        </w:rPr>
        <w:t>A static schema whitelist over runtime introspection.</w:t>
      </w:r>
      <w:r w:rsidRPr="00A4180F">
        <w:rPr>
          <w:lang w:val="en-GB" w:eastAsia="zh-TW"/>
        </w:rPr>
        <w:t xml:space="preserve"> Our query builder could have discovered tables and columns via PRAGMA </w:t>
      </w:r>
      <w:proofErr w:type="spellStart"/>
      <w:r w:rsidRPr="00A4180F">
        <w:rPr>
          <w:lang w:val="en-GB" w:eastAsia="zh-TW"/>
        </w:rPr>
        <w:t>table_info</w:t>
      </w:r>
      <w:proofErr w:type="spellEnd"/>
      <w:r w:rsidRPr="00A4180F">
        <w:rPr>
          <w:lang w:val="en-GB" w:eastAsia="zh-TW"/>
        </w:rPr>
        <w:t xml:space="preserve"> (SQLite) or </w:t>
      </w:r>
      <w:proofErr w:type="spellStart"/>
      <w:r w:rsidRPr="00A4180F">
        <w:rPr>
          <w:lang w:val="en-GB" w:eastAsia="zh-TW"/>
        </w:rPr>
        <w:t>information_schema</w:t>
      </w:r>
      <w:proofErr w:type="spellEnd"/>
      <w:r w:rsidRPr="00A4180F">
        <w:rPr>
          <w:lang w:val="en-GB" w:eastAsia="zh-TW"/>
        </w:rPr>
        <w:t xml:space="preserve"> (MySQL). Introspection never goes stale, but it is dialect-specific twice over and would expose every column with no curation. Our hand-written schema_meta.py whitelist is dialect-free, curated for user-facing names, and simultaneously acts as the identifier-injection defence described in Chapter 4. The cost — manual synchronisation with the schema — we catch with an integration test rather than leave </w:t>
      </w:r>
      <w:r w:rsidR="00F61C1A">
        <w:rPr>
          <w:lang w:val="en-GB" w:eastAsia="zh-TW"/>
        </w:rPr>
        <w:t xml:space="preserve">it </w:t>
      </w:r>
      <w:r w:rsidRPr="00A4180F">
        <w:rPr>
          <w:lang w:val="en-GB" w:eastAsia="zh-TW"/>
        </w:rPr>
        <w:t xml:space="preserve">to discipline. </w:t>
      </w:r>
    </w:p>
    <w:p w14:paraId="05945C1A" w14:textId="3D73B04B" w:rsidR="00C44F13" w:rsidRDefault="00A4180F" w:rsidP="00A4180F">
      <w:pPr>
        <w:pStyle w:val="BodyText"/>
        <w:rPr>
          <w:lang w:val="en-GB" w:eastAsia="zh-TW"/>
        </w:rPr>
      </w:pPr>
      <w:r w:rsidRPr="00A4180F">
        <w:rPr>
          <w:b/>
          <w:bCs/>
          <w:lang w:val="en-GB" w:eastAsia="zh-TW"/>
        </w:rPr>
        <w:t>A consolidated CREATE script over an ALTER/migration script.</w:t>
      </w:r>
      <w:r w:rsidRPr="00A4180F">
        <w:rPr>
          <w:lang w:val="en-GB" w:eastAsia="zh-TW"/>
        </w:rPr>
        <w:t xml:space="preserve"> When we normalised the schema mid-</w:t>
      </w:r>
      <w:proofErr w:type="gramStart"/>
      <w:r w:rsidRPr="00A4180F">
        <w:rPr>
          <w:lang w:val="en-GB" w:eastAsia="zh-TW"/>
        </w:rPr>
        <w:t>project</w:t>
      </w:r>
      <w:proofErr w:type="gramEnd"/>
      <w:r w:rsidRPr="00A4180F">
        <w:rPr>
          <w:lang w:val="en-GB" w:eastAsia="zh-TW"/>
        </w:rPr>
        <w:t xml:space="preserve"> we folded the changes directly into </w:t>
      </w:r>
      <w:proofErr w:type="spellStart"/>
      <w:r w:rsidRPr="00A4180F">
        <w:rPr>
          <w:lang w:val="en-GB" w:eastAsia="zh-TW"/>
        </w:rPr>
        <w:t>schema.sql</w:t>
      </w:r>
      <w:proofErr w:type="spellEnd"/>
      <w:r w:rsidRPr="00A4180F">
        <w:rPr>
          <w:lang w:val="en-GB" w:eastAsia="zh-TW"/>
        </w:rPr>
        <w:t xml:space="preserve"> rather than writing a migration. This was deliberate: no deployed database existed to migrate, and a single canonical schema file is easier to review than a chain of ALTER statements. At production scale this trade-off inverts, and a migration tool such as Alembic becomes the correct answer.</w:t>
      </w:r>
    </w:p>
    <w:p w14:paraId="1A3EFD7F" w14:textId="77777777" w:rsidR="00C44F13" w:rsidRDefault="00C44F13">
      <w:pPr>
        <w:rPr>
          <w:rFonts w:ascii="Arial" w:hAnsi="Arial"/>
          <w:szCs w:val="24"/>
          <w:lang w:val="en-GB" w:eastAsia="zh-TW"/>
        </w:rPr>
      </w:pPr>
      <w:r>
        <w:rPr>
          <w:lang w:val="en-GB" w:eastAsia="zh-TW"/>
        </w:rPr>
        <w:br w:type="page"/>
      </w:r>
    </w:p>
    <w:p w14:paraId="7D8FB937" w14:textId="15C522F4" w:rsidR="00C44F13" w:rsidRPr="00C44F13" w:rsidRDefault="00C44F13">
      <w:pPr>
        <w:pStyle w:val="Subtitle"/>
        <w:numPr>
          <w:ilvl w:val="0"/>
          <w:numId w:val="16"/>
        </w:numPr>
        <w:ind w:left="0" w:firstLine="0"/>
        <w:rPr>
          <w:rFonts w:ascii="Arial" w:hAnsi="Arial" w:cs="Arial"/>
          <w:sz w:val="24"/>
          <w:szCs w:val="22"/>
          <w:lang w:eastAsia="zh-TW"/>
        </w:rPr>
      </w:pPr>
      <w:bookmarkStart w:id="59" w:name="_Toc235419807"/>
      <w:r>
        <w:rPr>
          <w:rFonts w:ascii="Arial" w:hAnsi="Arial" w:cs="Arial"/>
          <w:sz w:val="24"/>
          <w:szCs w:val="24"/>
          <w:lang w:eastAsia="zh-TW"/>
        </w:rPr>
        <w:lastRenderedPageBreak/>
        <w:t>Query Catalogue and SQL Evidence</w:t>
      </w:r>
      <w:bookmarkEnd w:id="59"/>
    </w:p>
    <w:p w14:paraId="05327810" w14:textId="77777777" w:rsidR="00C44F13" w:rsidRPr="00C44F13" w:rsidRDefault="00C44F13" w:rsidP="00C44F13">
      <w:pPr>
        <w:pStyle w:val="Subtitle"/>
        <w:jc w:val="left"/>
        <w:rPr>
          <w:rFonts w:ascii="Arial" w:hAnsi="Arial" w:cs="Arial"/>
          <w:sz w:val="24"/>
          <w:szCs w:val="22"/>
          <w:lang w:eastAsia="zh-TW"/>
        </w:rPr>
      </w:pPr>
    </w:p>
    <w:p w14:paraId="3A8253C8" w14:textId="3ABE3003" w:rsidR="00A4180F" w:rsidRPr="00BD2AFA" w:rsidRDefault="00802BDE">
      <w:pPr>
        <w:pStyle w:val="Subtitle"/>
        <w:numPr>
          <w:ilvl w:val="0"/>
          <w:numId w:val="19"/>
        </w:numPr>
        <w:spacing w:line="360" w:lineRule="auto"/>
        <w:jc w:val="left"/>
        <w:rPr>
          <w:rFonts w:ascii="Arial" w:hAnsi="Arial" w:cs="Arial"/>
          <w:sz w:val="20"/>
          <w:szCs w:val="18"/>
          <w:lang w:eastAsia="zh-TW"/>
        </w:rPr>
      </w:pPr>
      <w:bookmarkStart w:id="60" w:name="_Toc235419808"/>
      <w:r w:rsidRPr="00BD2AFA">
        <w:rPr>
          <w:rFonts w:ascii="Arial" w:hAnsi="Arial" w:cs="Arial"/>
          <w:sz w:val="22"/>
          <w:szCs w:val="22"/>
          <w:lang w:eastAsia="zh-TW"/>
        </w:rPr>
        <w:t>Mapping each query to the brief</w:t>
      </w:r>
      <w:bookmarkEnd w:id="60"/>
    </w:p>
    <w:p w14:paraId="3D3C943C" w14:textId="664DFF9A" w:rsidR="00802BDE" w:rsidRDefault="00802BDE" w:rsidP="00802BDE">
      <w:pPr>
        <w:spacing w:line="480" w:lineRule="auto"/>
        <w:rPr>
          <w:rFonts w:ascii="Arial" w:hAnsi="Arial" w:cs="Arial"/>
          <w:lang w:eastAsia="zh-TW"/>
        </w:rPr>
      </w:pPr>
      <w:r w:rsidRPr="00802BDE">
        <w:rPr>
          <w:rFonts w:ascii="Arial" w:hAnsi="Arial" w:cs="Arial"/>
          <w:lang w:eastAsia="zh-TW"/>
        </w:rPr>
        <w:t xml:space="preserve">Our nine implemented queries satisfy eight of the eleven suggested queries in the brief, plus a bonus "browse any table" for the query-builder demonstration. Our full SQL is in </w:t>
      </w:r>
      <w:proofErr w:type="spellStart"/>
      <w:r w:rsidRPr="00802BDE">
        <w:rPr>
          <w:rFonts w:ascii="Arial" w:hAnsi="Arial" w:cs="Arial"/>
          <w:lang w:eastAsia="zh-TW"/>
        </w:rPr>
        <w:t>src</w:t>
      </w:r>
      <w:proofErr w:type="spellEnd"/>
      <w:r w:rsidRPr="00802BDE">
        <w:rPr>
          <w:rFonts w:ascii="Arial" w:hAnsi="Arial" w:cs="Arial"/>
          <w:lang w:eastAsia="zh-TW"/>
        </w:rPr>
        <w:t>/queries.py; the key clauses of each query are shown in C.3. All queries pass values through DB-</w:t>
      </w:r>
      <w:proofErr w:type="gramStart"/>
      <w:r w:rsidRPr="00802BDE">
        <w:rPr>
          <w:rFonts w:ascii="Arial" w:hAnsi="Arial" w:cs="Arial"/>
          <w:lang w:eastAsia="zh-TW"/>
        </w:rPr>
        <w:t>API ?</w:t>
      </w:r>
      <w:proofErr w:type="gramEnd"/>
      <w:r w:rsidRPr="00802BDE">
        <w:rPr>
          <w:rFonts w:ascii="Arial" w:hAnsi="Arial" w:cs="Arial"/>
          <w:lang w:eastAsia="zh-TW"/>
        </w:rPr>
        <w:t xml:space="preserve"> placeholders (Lemburg, 2001), which is the primary </w:t>
      </w:r>
      <w:proofErr w:type="spellStart"/>
      <w:r w:rsidRPr="00802BDE">
        <w:rPr>
          <w:rFonts w:ascii="Arial" w:hAnsi="Arial" w:cs="Arial"/>
          <w:lang w:eastAsia="zh-TW"/>
        </w:rPr>
        <w:t>defence</w:t>
      </w:r>
      <w:proofErr w:type="spellEnd"/>
      <w:r w:rsidRPr="00802BDE">
        <w:rPr>
          <w:rFonts w:ascii="Arial" w:hAnsi="Arial" w:cs="Arial"/>
          <w:lang w:eastAsia="zh-TW"/>
        </w:rPr>
        <w:t xml:space="preserve"> against SQL injection recommended by OWASP (no date).</w:t>
      </w:r>
    </w:p>
    <w:p w14:paraId="094DDF63" w14:textId="22253D9A" w:rsidR="00802BDE" w:rsidRPr="00E02A2D" w:rsidRDefault="00E02A2D" w:rsidP="00E02A2D">
      <w:pPr>
        <w:pStyle w:val="Caption"/>
        <w:keepNext/>
      </w:pPr>
      <w:bookmarkStart w:id="61" w:name="_Toc235422040"/>
      <w:r w:rsidRPr="00E02A2D">
        <w:rPr>
          <w:rFonts w:ascii="Arial" w:hAnsi="Arial" w:cs="Arial"/>
        </w:rPr>
        <w:t xml:space="preserve">Table </w:t>
      </w:r>
      <w:r w:rsidRPr="00E02A2D">
        <w:rPr>
          <w:rFonts w:ascii="Arial" w:hAnsi="Arial" w:cs="Arial"/>
        </w:rPr>
        <w:fldChar w:fldCharType="begin"/>
      </w:r>
      <w:r w:rsidRPr="00E02A2D">
        <w:rPr>
          <w:rFonts w:ascii="Arial" w:hAnsi="Arial" w:cs="Arial"/>
        </w:rPr>
        <w:instrText xml:space="preserve"> SEQ Table \* ARABIC </w:instrText>
      </w:r>
      <w:r w:rsidRPr="00E02A2D">
        <w:rPr>
          <w:rFonts w:ascii="Arial" w:hAnsi="Arial" w:cs="Arial"/>
        </w:rPr>
        <w:fldChar w:fldCharType="separate"/>
      </w:r>
      <w:r w:rsidRPr="00E02A2D">
        <w:rPr>
          <w:rFonts w:ascii="Arial" w:hAnsi="Arial" w:cs="Arial"/>
          <w:noProof/>
        </w:rPr>
        <w:t>2</w:t>
      </w:r>
      <w:r w:rsidRPr="00E02A2D">
        <w:rPr>
          <w:rFonts w:ascii="Arial" w:hAnsi="Arial" w:cs="Arial"/>
        </w:rPr>
        <w:fldChar w:fldCharType="end"/>
      </w:r>
      <w:r w:rsidRPr="00E02A2D">
        <w:rPr>
          <w:rFonts w:ascii="Arial" w:hAnsi="Arial" w:cs="Arial"/>
        </w:rPr>
        <w:t xml:space="preserve"> - </w:t>
      </w:r>
      <w:r w:rsidR="00802BDE" w:rsidRPr="00802BDE">
        <w:rPr>
          <w:rFonts w:ascii="Arial" w:eastAsia="Times New Roman" w:hAnsi="Arial" w:cs="Arial"/>
          <w:lang w:eastAsia="zh-TW"/>
        </w:rPr>
        <w:t>Query Catalogue Mapped to the Brief</w:t>
      </w:r>
      <w:bookmarkEnd w:id="61"/>
      <w:r w:rsidR="00802BDE" w:rsidRPr="00802BDE">
        <w:rPr>
          <w:rFonts w:ascii="Arial" w:eastAsia="Times New Roman" w:hAnsi="Arial" w:cs="Arial"/>
          <w:bdr w:val="none" w:sz="0" w:space="0" w:color="auto" w:frame="1"/>
          <w:shd w:val="clear" w:color="auto" w:fill="C6C6C6"/>
          <w:lang w:eastAsia="zh-TW"/>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7"/>
        <w:gridCol w:w="2782"/>
        <w:gridCol w:w="2056"/>
        <w:gridCol w:w="2609"/>
      </w:tblGrid>
      <w:tr w:rsidR="00802BDE" w:rsidRPr="00802BDE" w14:paraId="682D5DA6" w14:textId="77777777">
        <w:trPr>
          <w:trHeight w:val="300"/>
        </w:trPr>
        <w:tc>
          <w:tcPr>
            <w:tcW w:w="585" w:type="dxa"/>
            <w:tcBorders>
              <w:top w:val="single" w:sz="6" w:space="0" w:color="808080"/>
              <w:left w:val="single" w:sz="6" w:space="0" w:color="808080"/>
              <w:bottom w:val="single" w:sz="6" w:space="0" w:color="808080"/>
              <w:right w:val="single" w:sz="6" w:space="0" w:color="808080"/>
            </w:tcBorders>
            <w:shd w:val="clear" w:color="auto" w:fill="D9E2F3"/>
            <w:hideMark/>
          </w:tcPr>
          <w:p w14:paraId="0B7F88B3"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b/>
                <w:bCs/>
                <w:lang w:eastAsia="zh-TW" w:bidi="ar-SA"/>
              </w:rPr>
              <w:t>#</w:t>
            </w:r>
            <w:r w:rsidRPr="00E02A2D">
              <w:rPr>
                <w:rFonts w:ascii="Arial" w:eastAsia="Times New Roman" w:hAnsi="Arial" w:cs="Arial"/>
                <w:lang w:eastAsia="zh-TW" w:bidi="ar-SA"/>
              </w:rPr>
              <w:t> </w:t>
            </w:r>
          </w:p>
        </w:tc>
        <w:tc>
          <w:tcPr>
            <w:tcW w:w="3195" w:type="dxa"/>
            <w:tcBorders>
              <w:top w:val="single" w:sz="6" w:space="0" w:color="808080"/>
              <w:left w:val="single" w:sz="6" w:space="0" w:color="808080"/>
              <w:bottom w:val="single" w:sz="6" w:space="0" w:color="808080"/>
              <w:right w:val="single" w:sz="6" w:space="0" w:color="808080"/>
            </w:tcBorders>
            <w:shd w:val="clear" w:color="auto" w:fill="D9E2F3"/>
            <w:hideMark/>
          </w:tcPr>
          <w:p w14:paraId="36ABE331"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b/>
                <w:bCs/>
                <w:lang w:eastAsia="zh-TW" w:bidi="ar-SA"/>
              </w:rPr>
              <w:t>Query title</w:t>
            </w:r>
            <w:r w:rsidRPr="00E02A2D">
              <w:rPr>
                <w:rFonts w:ascii="Arial" w:eastAsia="Times New Roman" w:hAnsi="Arial" w:cs="Arial"/>
                <w:lang w:eastAsia="zh-TW" w:bidi="ar-SA"/>
              </w:rPr>
              <w:t> </w:t>
            </w:r>
          </w:p>
        </w:tc>
        <w:tc>
          <w:tcPr>
            <w:tcW w:w="2490" w:type="dxa"/>
            <w:tcBorders>
              <w:top w:val="single" w:sz="6" w:space="0" w:color="808080"/>
              <w:left w:val="single" w:sz="6" w:space="0" w:color="808080"/>
              <w:bottom w:val="single" w:sz="6" w:space="0" w:color="808080"/>
              <w:right w:val="single" w:sz="6" w:space="0" w:color="808080"/>
            </w:tcBorders>
            <w:shd w:val="clear" w:color="auto" w:fill="D9E2F3"/>
            <w:hideMark/>
          </w:tcPr>
          <w:p w14:paraId="7B37900F"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b/>
                <w:bCs/>
                <w:lang w:eastAsia="zh-TW" w:bidi="ar-SA"/>
              </w:rPr>
              <w:t>Parameters</w:t>
            </w:r>
            <w:r w:rsidRPr="00E02A2D">
              <w:rPr>
                <w:rFonts w:ascii="Arial" w:eastAsia="Times New Roman" w:hAnsi="Arial" w:cs="Arial"/>
                <w:lang w:eastAsia="zh-TW" w:bidi="ar-SA"/>
              </w:rPr>
              <w:t> </w:t>
            </w:r>
          </w:p>
        </w:tc>
        <w:tc>
          <w:tcPr>
            <w:tcW w:w="3060" w:type="dxa"/>
            <w:tcBorders>
              <w:top w:val="single" w:sz="6" w:space="0" w:color="808080"/>
              <w:left w:val="single" w:sz="6" w:space="0" w:color="808080"/>
              <w:bottom w:val="single" w:sz="6" w:space="0" w:color="808080"/>
              <w:right w:val="single" w:sz="6" w:space="0" w:color="808080"/>
            </w:tcBorders>
            <w:shd w:val="clear" w:color="auto" w:fill="D9E2F3"/>
            <w:hideMark/>
          </w:tcPr>
          <w:p w14:paraId="1D9E97AC"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b/>
                <w:bCs/>
                <w:lang w:eastAsia="zh-TW" w:bidi="ar-SA"/>
              </w:rPr>
              <w:t>SQL feature</w:t>
            </w:r>
            <w:r w:rsidRPr="00E02A2D">
              <w:rPr>
                <w:rFonts w:ascii="Arial" w:eastAsia="Times New Roman" w:hAnsi="Arial" w:cs="Arial"/>
                <w:lang w:eastAsia="zh-TW" w:bidi="ar-SA"/>
              </w:rPr>
              <w:t> </w:t>
            </w:r>
          </w:p>
        </w:tc>
      </w:tr>
      <w:tr w:rsidR="00802BDE" w:rsidRPr="00802BDE" w14:paraId="1D4295E5"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2F6EA40A" w14:textId="23530A4C"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1</w:t>
            </w:r>
          </w:p>
        </w:tc>
        <w:tc>
          <w:tcPr>
            <w:tcW w:w="3195" w:type="dxa"/>
            <w:tcBorders>
              <w:top w:val="single" w:sz="6" w:space="0" w:color="808080"/>
              <w:left w:val="single" w:sz="6" w:space="0" w:color="808080"/>
              <w:bottom w:val="single" w:sz="6" w:space="0" w:color="808080"/>
              <w:right w:val="single" w:sz="6" w:space="0" w:color="808080"/>
            </w:tcBorders>
            <w:hideMark/>
          </w:tcPr>
          <w:p w14:paraId="4297DB57"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Students in a course by a lecturer </w:t>
            </w:r>
          </w:p>
        </w:tc>
        <w:tc>
          <w:tcPr>
            <w:tcW w:w="2490" w:type="dxa"/>
            <w:tcBorders>
              <w:top w:val="single" w:sz="6" w:space="0" w:color="808080"/>
              <w:left w:val="single" w:sz="6" w:space="0" w:color="808080"/>
              <w:bottom w:val="single" w:sz="6" w:space="0" w:color="808080"/>
              <w:right w:val="single" w:sz="6" w:space="0" w:color="808080"/>
            </w:tcBorders>
            <w:hideMark/>
          </w:tcPr>
          <w:p w14:paraId="56C66BED"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Course, Lecturer </w:t>
            </w:r>
          </w:p>
        </w:tc>
        <w:tc>
          <w:tcPr>
            <w:tcW w:w="3060" w:type="dxa"/>
            <w:tcBorders>
              <w:top w:val="single" w:sz="6" w:space="0" w:color="808080"/>
              <w:left w:val="single" w:sz="6" w:space="0" w:color="808080"/>
              <w:bottom w:val="single" w:sz="6" w:space="0" w:color="808080"/>
              <w:right w:val="single" w:sz="6" w:space="0" w:color="808080"/>
            </w:tcBorders>
            <w:hideMark/>
          </w:tcPr>
          <w:p w14:paraId="15273C57"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4-way JOIN on </w:t>
            </w:r>
            <w:proofErr w:type="gramStart"/>
            <w:r w:rsidRPr="00E02A2D">
              <w:rPr>
                <w:rFonts w:ascii="Arial" w:eastAsia="Times New Roman" w:hAnsi="Arial" w:cs="Arial"/>
                <w:lang w:eastAsia="zh-TW" w:bidi="ar-SA"/>
              </w:rPr>
              <w:t>M:N</w:t>
            </w:r>
            <w:proofErr w:type="gramEnd"/>
            <w:r w:rsidRPr="00E02A2D">
              <w:rPr>
                <w:rFonts w:ascii="Arial" w:eastAsia="Times New Roman" w:hAnsi="Arial" w:cs="Arial"/>
                <w:lang w:eastAsia="zh-TW" w:bidi="ar-SA"/>
              </w:rPr>
              <w:t> junction </w:t>
            </w:r>
          </w:p>
        </w:tc>
      </w:tr>
      <w:tr w:rsidR="00802BDE" w:rsidRPr="00802BDE" w14:paraId="2E34FA73"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1E7D4630" w14:textId="43BEB976"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2</w:t>
            </w:r>
          </w:p>
        </w:tc>
        <w:tc>
          <w:tcPr>
            <w:tcW w:w="3195" w:type="dxa"/>
            <w:tcBorders>
              <w:top w:val="single" w:sz="6" w:space="0" w:color="808080"/>
              <w:left w:val="single" w:sz="6" w:space="0" w:color="808080"/>
              <w:bottom w:val="single" w:sz="6" w:space="0" w:color="808080"/>
              <w:right w:val="single" w:sz="6" w:space="0" w:color="808080"/>
            </w:tcBorders>
            <w:hideMark/>
          </w:tcPr>
          <w:p w14:paraId="46FA6AAA"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Students not registered in a semester </w:t>
            </w:r>
          </w:p>
        </w:tc>
        <w:tc>
          <w:tcPr>
            <w:tcW w:w="2490" w:type="dxa"/>
            <w:tcBorders>
              <w:top w:val="single" w:sz="6" w:space="0" w:color="808080"/>
              <w:left w:val="single" w:sz="6" w:space="0" w:color="808080"/>
              <w:bottom w:val="single" w:sz="6" w:space="0" w:color="808080"/>
              <w:right w:val="single" w:sz="6" w:space="0" w:color="808080"/>
            </w:tcBorders>
            <w:hideMark/>
          </w:tcPr>
          <w:p w14:paraId="0FDAE3B0"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Semester </w:t>
            </w:r>
          </w:p>
        </w:tc>
        <w:tc>
          <w:tcPr>
            <w:tcW w:w="3060" w:type="dxa"/>
            <w:tcBorders>
              <w:top w:val="single" w:sz="6" w:space="0" w:color="808080"/>
              <w:left w:val="single" w:sz="6" w:space="0" w:color="808080"/>
              <w:bottom w:val="single" w:sz="6" w:space="0" w:color="808080"/>
              <w:right w:val="single" w:sz="6" w:space="0" w:color="808080"/>
            </w:tcBorders>
            <w:hideMark/>
          </w:tcPr>
          <w:p w14:paraId="5B5D87F0"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NOT EXISTS correlated subquery </w:t>
            </w:r>
          </w:p>
        </w:tc>
      </w:tr>
      <w:tr w:rsidR="00802BDE" w:rsidRPr="00802BDE" w14:paraId="1BD0E794"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4178D5B5" w14:textId="06DDB205"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3</w:t>
            </w:r>
          </w:p>
        </w:tc>
        <w:tc>
          <w:tcPr>
            <w:tcW w:w="3195" w:type="dxa"/>
            <w:tcBorders>
              <w:top w:val="single" w:sz="6" w:space="0" w:color="808080"/>
              <w:left w:val="single" w:sz="6" w:space="0" w:color="808080"/>
              <w:bottom w:val="single" w:sz="6" w:space="0" w:color="808080"/>
              <w:right w:val="single" w:sz="6" w:space="0" w:color="808080"/>
            </w:tcBorders>
            <w:hideMark/>
          </w:tcPr>
          <w:p w14:paraId="53AB68FA"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Lecturers with expertise in a research area </w:t>
            </w:r>
          </w:p>
        </w:tc>
        <w:tc>
          <w:tcPr>
            <w:tcW w:w="2490" w:type="dxa"/>
            <w:tcBorders>
              <w:top w:val="single" w:sz="6" w:space="0" w:color="808080"/>
              <w:left w:val="single" w:sz="6" w:space="0" w:color="808080"/>
              <w:bottom w:val="single" w:sz="6" w:space="0" w:color="808080"/>
              <w:right w:val="single" w:sz="6" w:space="0" w:color="808080"/>
            </w:tcBorders>
            <w:hideMark/>
          </w:tcPr>
          <w:p w14:paraId="71E7320F"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Research area </w:t>
            </w:r>
          </w:p>
        </w:tc>
        <w:tc>
          <w:tcPr>
            <w:tcW w:w="3060" w:type="dxa"/>
            <w:tcBorders>
              <w:top w:val="single" w:sz="6" w:space="0" w:color="808080"/>
              <w:left w:val="single" w:sz="6" w:space="0" w:color="808080"/>
              <w:bottom w:val="single" w:sz="6" w:space="0" w:color="808080"/>
              <w:right w:val="single" w:sz="6" w:space="0" w:color="808080"/>
            </w:tcBorders>
            <w:hideMark/>
          </w:tcPr>
          <w:p w14:paraId="4D785139"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LIKE substring match </w:t>
            </w:r>
          </w:p>
        </w:tc>
      </w:tr>
      <w:tr w:rsidR="00802BDE" w:rsidRPr="00802BDE" w14:paraId="16299A1C"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3850D383" w14:textId="02032E9B"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4</w:t>
            </w:r>
          </w:p>
        </w:tc>
        <w:tc>
          <w:tcPr>
            <w:tcW w:w="3195" w:type="dxa"/>
            <w:tcBorders>
              <w:top w:val="single" w:sz="6" w:space="0" w:color="808080"/>
              <w:left w:val="single" w:sz="6" w:space="0" w:color="808080"/>
              <w:bottom w:val="single" w:sz="6" w:space="0" w:color="808080"/>
              <w:right w:val="single" w:sz="6" w:space="0" w:color="808080"/>
            </w:tcBorders>
            <w:hideMark/>
          </w:tcPr>
          <w:p w14:paraId="0FCF0BA7"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Courses taught in a department </w:t>
            </w:r>
          </w:p>
        </w:tc>
        <w:tc>
          <w:tcPr>
            <w:tcW w:w="2490" w:type="dxa"/>
            <w:tcBorders>
              <w:top w:val="single" w:sz="6" w:space="0" w:color="808080"/>
              <w:left w:val="single" w:sz="6" w:space="0" w:color="808080"/>
              <w:bottom w:val="single" w:sz="6" w:space="0" w:color="808080"/>
              <w:right w:val="single" w:sz="6" w:space="0" w:color="808080"/>
            </w:tcBorders>
            <w:hideMark/>
          </w:tcPr>
          <w:p w14:paraId="14FECEF3"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Department </w:t>
            </w:r>
          </w:p>
        </w:tc>
        <w:tc>
          <w:tcPr>
            <w:tcW w:w="3060" w:type="dxa"/>
            <w:tcBorders>
              <w:top w:val="single" w:sz="6" w:space="0" w:color="808080"/>
              <w:left w:val="single" w:sz="6" w:space="0" w:color="808080"/>
              <w:bottom w:val="single" w:sz="6" w:space="0" w:color="808080"/>
              <w:right w:val="single" w:sz="6" w:space="0" w:color="808080"/>
            </w:tcBorders>
            <w:hideMark/>
          </w:tcPr>
          <w:p w14:paraId="0E560C7C"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DISTINCT + 4-way JOIN </w:t>
            </w:r>
          </w:p>
        </w:tc>
      </w:tr>
      <w:tr w:rsidR="00802BDE" w:rsidRPr="00802BDE" w14:paraId="004C38F0"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5509EC54" w14:textId="4F1F9A0B"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5</w:t>
            </w:r>
          </w:p>
        </w:tc>
        <w:tc>
          <w:tcPr>
            <w:tcW w:w="3195" w:type="dxa"/>
            <w:tcBorders>
              <w:top w:val="single" w:sz="6" w:space="0" w:color="808080"/>
              <w:left w:val="single" w:sz="6" w:space="0" w:color="808080"/>
              <w:bottom w:val="single" w:sz="6" w:space="0" w:color="808080"/>
              <w:right w:val="single" w:sz="6" w:space="0" w:color="808080"/>
            </w:tcBorders>
            <w:hideMark/>
          </w:tcPr>
          <w:p w14:paraId="78BC2948"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val="en-GB" w:eastAsia="zh-TW" w:bidi="ar-SA"/>
              </w:rPr>
              <w:t>Final-year students, </w:t>
            </w:r>
            <w:proofErr w:type="spellStart"/>
            <w:r w:rsidRPr="00E02A2D">
              <w:rPr>
                <w:rFonts w:ascii="Arial" w:eastAsia="Times New Roman" w:hAnsi="Arial" w:cs="Arial"/>
                <w:lang w:val="en-GB" w:eastAsia="zh-TW" w:bidi="ar-SA"/>
              </w:rPr>
              <w:t>avg</w:t>
            </w:r>
            <w:proofErr w:type="spellEnd"/>
            <w:r w:rsidRPr="00E02A2D">
              <w:rPr>
                <w:rFonts w:ascii="Arial" w:eastAsia="Times New Roman" w:hAnsi="Arial" w:cs="Arial"/>
                <w:lang w:val="en-GB" w:eastAsia="zh-TW" w:bidi="ar-SA"/>
              </w:rPr>
              <w:t> grade &gt; threshold</w:t>
            </w:r>
            <w:r w:rsidRPr="00E02A2D">
              <w:rPr>
                <w:rFonts w:ascii="Arial" w:eastAsia="Times New Roman" w:hAnsi="Arial" w:cs="Arial"/>
                <w:lang w:eastAsia="zh-TW" w:bidi="ar-SA"/>
              </w:rPr>
              <w:t> </w:t>
            </w:r>
          </w:p>
        </w:tc>
        <w:tc>
          <w:tcPr>
            <w:tcW w:w="2490" w:type="dxa"/>
            <w:tcBorders>
              <w:top w:val="single" w:sz="6" w:space="0" w:color="808080"/>
              <w:left w:val="single" w:sz="6" w:space="0" w:color="808080"/>
              <w:bottom w:val="single" w:sz="6" w:space="0" w:color="808080"/>
              <w:right w:val="single" w:sz="6" w:space="0" w:color="808080"/>
            </w:tcBorders>
            <w:hideMark/>
          </w:tcPr>
          <w:p w14:paraId="65889608"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Threshold </w:t>
            </w:r>
          </w:p>
        </w:tc>
        <w:tc>
          <w:tcPr>
            <w:tcW w:w="3060" w:type="dxa"/>
            <w:tcBorders>
              <w:top w:val="single" w:sz="6" w:space="0" w:color="808080"/>
              <w:left w:val="single" w:sz="6" w:space="0" w:color="808080"/>
              <w:bottom w:val="single" w:sz="6" w:space="0" w:color="808080"/>
              <w:right w:val="single" w:sz="6" w:space="0" w:color="808080"/>
            </w:tcBorders>
            <w:hideMark/>
          </w:tcPr>
          <w:p w14:paraId="43F099E2" w14:textId="77777777" w:rsidR="00802BDE" w:rsidRPr="00E02A2D" w:rsidRDefault="00802BDE" w:rsidP="00802BDE">
            <w:pPr>
              <w:textAlignment w:val="baseline"/>
              <w:rPr>
                <w:rFonts w:ascii="Arial" w:eastAsia="Times New Roman" w:hAnsi="Arial" w:cs="Arial"/>
                <w:sz w:val="24"/>
                <w:szCs w:val="24"/>
                <w:lang w:eastAsia="zh-TW" w:bidi="ar-SA"/>
              </w:rPr>
            </w:pPr>
            <w:proofErr w:type="gramStart"/>
            <w:r w:rsidRPr="00E02A2D">
              <w:rPr>
                <w:rFonts w:ascii="Arial" w:eastAsia="Times New Roman" w:hAnsi="Arial" w:cs="Arial"/>
                <w:lang w:eastAsia="zh-TW" w:bidi="ar-SA"/>
              </w:rPr>
              <w:t>AVG(</w:t>
            </w:r>
            <w:proofErr w:type="gramEnd"/>
            <w:r w:rsidRPr="00E02A2D">
              <w:rPr>
                <w:rFonts w:ascii="Arial" w:eastAsia="Times New Roman" w:hAnsi="Arial" w:cs="Arial"/>
                <w:lang w:eastAsia="zh-TW" w:bidi="ar-SA"/>
              </w:rPr>
              <w:t>) + GROUP BY + HAVING </w:t>
            </w:r>
          </w:p>
        </w:tc>
      </w:tr>
      <w:tr w:rsidR="00802BDE" w:rsidRPr="00802BDE" w14:paraId="4DAECDCA"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07310DC2" w14:textId="0A657882"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6</w:t>
            </w:r>
          </w:p>
        </w:tc>
        <w:tc>
          <w:tcPr>
            <w:tcW w:w="3195" w:type="dxa"/>
            <w:tcBorders>
              <w:top w:val="single" w:sz="6" w:space="0" w:color="808080"/>
              <w:left w:val="single" w:sz="6" w:space="0" w:color="808080"/>
              <w:bottom w:val="single" w:sz="6" w:space="0" w:color="808080"/>
              <w:right w:val="single" w:sz="6" w:space="0" w:color="808080"/>
            </w:tcBorders>
            <w:hideMark/>
          </w:tcPr>
          <w:p w14:paraId="7FE9724A"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Faculty advisor contact for a student </w:t>
            </w:r>
          </w:p>
        </w:tc>
        <w:tc>
          <w:tcPr>
            <w:tcW w:w="2490" w:type="dxa"/>
            <w:tcBorders>
              <w:top w:val="single" w:sz="6" w:space="0" w:color="808080"/>
              <w:left w:val="single" w:sz="6" w:space="0" w:color="808080"/>
              <w:bottom w:val="single" w:sz="6" w:space="0" w:color="808080"/>
              <w:right w:val="single" w:sz="6" w:space="0" w:color="808080"/>
            </w:tcBorders>
            <w:hideMark/>
          </w:tcPr>
          <w:p w14:paraId="39D26C8C"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Student ID </w:t>
            </w:r>
          </w:p>
        </w:tc>
        <w:tc>
          <w:tcPr>
            <w:tcW w:w="3060" w:type="dxa"/>
            <w:tcBorders>
              <w:top w:val="single" w:sz="6" w:space="0" w:color="808080"/>
              <w:left w:val="single" w:sz="6" w:space="0" w:color="808080"/>
              <w:bottom w:val="single" w:sz="6" w:space="0" w:color="808080"/>
              <w:right w:val="single" w:sz="6" w:space="0" w:color="808080"/>
            </w:tcBorders>
            <w:hideMark/>
          </w:tcPr>
          <w:p w14:paraId="589B0229"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1:1 advisor JOIN </w:t>
            </w:r>
          </w:p>
        </w:tc>
      </w:tr>
      <w:tr w:rsidR="00802BDE" w:rsidRPr="00802BDE" w14:paraId="5BCE7BC3"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461991A1" w14:textId="71CCDBE7"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7</w:t>
            </w:r>
          </w:p>
        </w:tc>
        <w:tc>
          <w:tcPr>
            <w:tcW w:w="3195" w:type="dxa"/>
            <w:tcBorders>
              <w:top w:val="single" w:sz="6" w:space="0" w:color="808080"/>
              <w:left w:val="single" w:sz="6" w:space="0" w:color="808080"/>
              <w:bottom w:val="single" w:sz="6" w:space="0" w:color="808080"/>
              <w:right w:val="single" w:sz="6" w:space="0" w:color="808080"/>
            </w:tcBorders>
            <w:hideMark/>
          </w:tcPr>
          <w:p w14:paraId="5DF49FC2"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Students advised by a lecturer </w:t>
            </w:r>
          </w:p>
        </w:tc>
        <w:tc>
          <w:tcPr>
            <w:tcW w:w="2490" w:type="dxa"/>
            <w:tcBorders>
              <w:top w:val="single" w:sz="6" w:space="0" w:color="808080"/>
              <w:left w:val="single" w:sz="6" w:space="0" w:color="808080"/>
              <w:bottom w:val="single" w:sz="6" w:space="0" w:color="808080"/>
              <w:right w:val="single" w:sz="6" w:space="0" w:color="808080"/>
            </w:tcBorders>
            <w:hideMark/>
          </w:tcPr>
          <w:p w14:paraId="0CA1C041"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Lecturer surname </w:t>
            </w:r>
          </w:p>
        </w:tc>
        <w:tc>
          <w:tcPr>
            <w:tcW w:w="3060" w:type="dxa"/>
            <w:tcBorders>
              <w:top w:val="single" w:sz="6" w:space="0" w:color="808080"/>
              <w:left w:val="single" w:sz="6" w:space="0" w:color="808080"/>
              <w:bottom w:val="single" w:sz="6" w:space="0" w:color="808080"/>
              <w:right w:val="single" w:sz="6" w:space="0" w:color="808080"/>
            </w:tcBorders>
            <w:hideMark/>
          </w:tcPr>
          <w:p w14:paraId="34592ADF"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Inverse </w:t>
            </w:r>
            <w:proofErr w:type="gramStart"/>
            <w:r w:rsidRPr="00E02A2D">
              <w:rPr>
                <w:rFonts w:ascii="Arial" w:eastAsia="Times New Roman" w:hAnsi="Arial" w:cs="Arial"/>
                <w:lang w:eastAsia="zh-TW" w:bidi="ar-SA"/>
              </w:rPr>
              <w:t>1:N</w:t>
            </w:r>
            <w:proofErr w:type="gramEnd"/>
            <w:r w:rsidRPr="00E02A2D">
              <w:rPr>
                <w:rFonts w:ascii="Arial" w:eastAsia="Times New Roman" w:hAnsi="Arial" w:cs="Arial"/>
                <w:lang w:eastAsia="zh-TW" w:bidi="ar-SA"/>
              </w:rPr>
              <w:t> advisor JOIN </w:t>
            </w:r>
          </w:p>
        </w:tc>
      </w:tr>
      <w:tr w:rsidR="00802BDE" w:rsidRPr="00802BDE" w14:paraId="2DA44DAD"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1B6EBE03" w14:textId="5B1D3476"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8</w:t>
            </w:r>
          </w:p>
        </w:tc>
        <w:tc>
          <w:tcPr>
            <w:tcW w:w="3195" w:type="dxa"/>
            <w:tcBorders>
              <w:top w:val="single" w:sz="6" w:space="0" w:color="808080"/>
              <w:left w:val="single" w:sz="6" w:space="0" w:color="808080"/>
              <w:bottom w:val="single" w:sz="6" w:space="0" w:color="808080"/>
              <w:right w:val="single" w:sz="6" w:space="0" w:color="808080"/>
            </w:tcBorders>
            <w:hideMark/>
          </w:tcPr>
          <w:p w14:paraId="027C2839"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Lecturer publications </w:t>
            </w:r>
            <w:proofErr w:type="gramStart"/>
            <w:r w:rsidRPr="00E02A2D">
              <w:rPr>
                <w:rFonts w:ascii="Arial" w:eastAsia="Times New Roman" w:hAnsi="Arial" w:cs="Arial"/>
                <w:lang w:eastAsia="zh-TW" w:bidi="ar-SA"/>
              </w:rPr>
              <w:t>in a given year</w:t>
            </w:r>
            <w:proofErr w:type="gramEnd"/>
            <w:r w:rsidRPr="00E02A2D">
              <w:rPr>
                <w:rFonts w:ascii="Arial" w:eastAsia="Times New Roman" w:hAnsi="Arial" w:cs="Arial"/>
                <w:lang w:eastAsia="zh-TW" w:bidi="ar-SA"/>
              </w:rPr>
              <w:t> </w:t>
            </w:r>
          </w:p>
        </w:tc>
        <w:tc>
          <w:tcPr>
            <w:tcW w:w="2490" w:type="dxa"/>
            <w:tcBorders>
              <w:top w:val="single" w:sz="6" w:space="0" w:color="808080"/>
              <w:left w:val="single" w:sz="6" w:space="0" w:color="808080"/>
              <w:bottom w:val="single" w:sz="6" w:space="0" w:color="808080"/>
              <w:right w:val="single" w:sz="6" w:space="0" w:color="808080"/>
            </w:tcBorders>
            <w:hideMark/>
          </w:tcPr>
          <w:p w14:paraId="701FCFD9"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Year </w:t>
            </w:r>
          </w:p>
        </w:tc>
        <w:tc>
          <w:tcPr>
            <w:tcW w:w="3060" w:type="dxa"/>
            <w:tcBorders>
              <w:top w:val="single" w:sz="6" w:space="0" w:color="808080"/>
              <w:left w:val="single" w:sz="6" w:space="0" w:color="808080"/>
              <w:bottom w:val="single" w:sz="6" w:space="0" w:color="808080"/>
              <w:right w:val="single" w:sz="6" w:space="0" w:color="808080"/>
            </w:tcBorders>
            <w:hideMark/>
          </w:tcPr>
          <w:p w14:paraId="0F759A12"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Equality filter on YEAR </w:t>
            </w:r>
          </w:p>
        </w:tc>
      </w:tr>
      <w:tr w:rsidR="00802BDE" w:rsidRPr="00802BDE" w14:paraId="1EBC4F9F" w14:textId="77777777">
        <w:trPr>
          <w:trHeight w:val="300"/>
        </w:trPr>
        <w:tc>
          <w:tcPr>
            <w:tcW w:w="585" w:type="dxa"/>
            <w:tcBorders>
              <w:top w:val="single" w:sz="6" w:space="0" w:color="808080"/>
              <w:left w:val="single" w:sz="6" w:space="0" w:color="808080"/>
              <w:bottom w:val="single" w:sz="6" w:space="0" w:color="808080"/>
              <w:right w:val="single" w:sz="6" w:space="0" w:color="808080"/>
            </w:tcBorders>
            <w:hideMark/>
          </w:tcPr>
          <w:p w14:paraId="1344B4FA" w14:textId="0A728357" w:rsidR="00802BDE" w:rsidRPr="00E02A2D" w:rsidRDefault="00802BDE" w:rsidP="00E02A2D">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9</w:t>
            </w:r>
          </w:p>
        </w:tc>
        <w:tc>
          <w:tcPr>
            <w:tcW w:w="3195" w:type="dxa"/>
            <w:tcBorders>
              <w:top w:val="single" w:sz="6" w:space="0" w:color="808080"/>
              <w:left w:val="single" w:sz="6" w:space="0" w:color="808080"/>
              <w:bottom w:val="single" w:sz="6" w:space="0" w:color="808080"/>
              <w:right w:val="single" w:sz="6" w:space="0" w:color="808080"/>
            </w:tcBorders>
            <w:hideMark/>
          </w:tcPr>
          <w:p w14:paraId="4DDF871A"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Browse any whitelisted table </w:t>
            </w:r>
          </w:p>
        </w:tc>
        <w:tc>
          <w:tcPr>
            <w:tcW w:w="2490" w:type="dxa"/>
            <w:tcBorders>
              <w:top w:val="single" w:sz="6" w:space="0" w:color="808080"/>
              <w:left w:val="single" w:sz="6" w:space="0" w:color="808080"/>
              <w:bottom w:val="single" w:sz="6" w:space="0" w:color="808080"/>
              <w:right w:val="single" w:sz="6" w:space="0" w:color="808080"/>
            </w:tcBorders>
            <w:hideMark/>
          </w:tcPr>
          <w:p w14:paraId="134ED7B3"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Table name </w:t>
            </w:r>
          </w:p>
        </w:tc>
        <w:tc>
          <w:tcPr>
            <w:tcW w:w="3060" w:type="dxa"/>
            <w:tcBorders>
              <w:top w:val="single" w:sz="6" w:space="0" w:color="808080"/>
              <w:left w:val="single" w:sz="6" w:space="0" w:color="808080"/>
              <w:bottom w:val="single" w:sz="6" w:space="0" w:color="808080"/>
              <w:right w:val="single" w:sz="6" w:space="0" w:color="808080"/>
            </w:tcBorders>
            <w:hideMark/>
          </w:tcPr>
          <w:p w14:paraId="52B5AD0B" w14:textId="77777777" w:rsidR="00802BDE" w:rsidRPr="00E02A2D" w:rsidRDefault="00802BDE" w:rsidP="00802BDE">
            <w:pPr>
              <w:textAlignment w:val="baseline"/>
              <w:rPr>
                <w:rFonts w:ascii="Arial" w:eastAsia="Times New Roman" w:hAnsi="Arial" w:cs="Arial"/>
                <w:sz w:val="24"/>
                <w:szCs w:val="24"/>
                <w:lang w:eastAsia="zh-TW" w:bidi="ar-SA"/>
              </w:rPr>
            </w:pPr>
            <w:r w:rsidRPr="00E02A2D">
              <w:rPr>
                <w:rFonts w:ascii="Arial" w:eastAsia="Times New Roman" w:hAnsi="Arial" w:cs="Arial"/>
                <w:lang w:eastAsia="zh-TW" w:bidi="ar-SA"/>
              </w:rPr>
              <w:t>Runtime SELECT * on curated whitelist </w:t>
            </w:r>
          </w:p>
        </w:tc>
      </w:tr>
    </w:tbl>
    <w:p w14:paraId="7C3827BA" w14:textId="77777777" w:rsidR="00802BDE" w:rsidRDefault="00802BDE" w:rsidP="00802BDE">
      <w:pPr>
        <w:spacing w:line="480" w:lineRule="auto"/>
        <w:rPr>
          <w:rFonts w:ascii="Arial" w:hAnsi="Arial" w:cs="Arial"/>
          <w:lang w:val="en-GB" w:eastAsia="zh-TW"/>
        </w:rPr>
      </w:pPr>
    </w:p>
    <w:p w14:paraId="53BDD101" w14:textId="620250A3" w:rsidR="00DE3E74" w:rsidRPr="00BD2AFA" w:rsidRDefault="00DE3E74">
      <w:pPr>
        <w:pStyle w:val="Subtitle"/>
        <w:numPr>
          <w:ilvl w:val="0"/>
          <w:numId w:val="19"/>
        </w:numPr>
        <w:spacing w:line="360" w:lineRule="auto"/>
        <w:jc w:val="left"/>
        <w:rPr>
          <w:rFonts w:ascii="Arial" w:hAnsi="Arial" w:cs="Arial"/>
          <w:sz w:val="20"/>
          <w:szCs w:val="18"/>
          <w:lang w:eastAsia="zh-TW"/>
        </w:rPr>
      </w:pPr>
      <w:bookmarkStart w:id="62" w:name="_Toc235419809"/>
      <w:r w:rsidRPr="00BD2AFA">
        <w:rPr>
          <w:rFonts w:ascii="Arial" w:hAnsi="Arial" w:cs="Arial"/>
          <w:sz w:val="22"/>
          <w:szCs w:val="22"/>
          <w:lang w:eastAsia="zh-TW"/>
        </w:rPr>
        <w:t>Cascading dropdown providers</w:t>
      </w:r>
      <w:bookmarkEnd w:id="62"/>
    </w:p>
    <w:p w14:paraId="03DEF34D" w14:textId="77777777" w:rsidR="00DE3E74" w:rsidRPr="00DE3E74" w:rsidRDefault="00DE3E74" w:rsidP="00DE3E74">
      <w:pPr>
        <w:spacing w:line="480" w:lineRule="auto"/>
        <w:rPr>
          <w:rFonts w:ascii="Arial" w:hAnsi="Arial" w:cs="Arial"/>
          <w:sz w:val="18"/>
          <w:szCs w:val="18"/>
          <w:lang w:eastAsia="zh-TW" w:bidi="ar-SA"/>
        </w:rPr>
      </w:pPr>
      <w:r w:rsidRPr="00DE3E74">
        <w:rPr>
          <w:rStyle w:val="normaltextrun"/>
          <w:rFonts w:ascii="Arial" w:hAnsi="Arial" w:cs="Arial"/>
        </w:rPr>
        <w:t xml:space="preserve">Two providers in queries.py implement cascading filtering. When the user selects a course, we narrow the lecturer </w:t>
      </w:r>
      <w:proofErr w:type="gramStart"/>
      <w:r w:rsidRPr="00DE3E74">
        <w:rPr>
          <w:rStyle w:val="normaltextrun"/>
          <w:rFonts w:ascii="Arial" w:hAnsi="Arial" w:cs="Arial"/>
        </w:rPr>
        <w:t>dropdown</w:t>
      </w:r>
      <w:proofErr w:type="gramEnd"/>
      <w:r w:rsidRPr="00DE3E74">
        <w:rPr>
          <w:rStyle w:val="normaltextrun"/>
          <w:rFonts w:ascii="Arial" w:hAnsi="Arial" w:cs="Arial"/>
        </w:rPr>
        <w:t xml:space="preserve"> to only those who teach that course. The dropdown query is </w:t>
      </w:r>
      <w:r w:rsidRPr="00DE3E74">
        <w:rPr>
          <w:rStyle w:val="normaltextrun"/>
          <w:rFonts w:ascii="Arial" w:hAnsi="Arial" w:cs="Arial"/>
          <w:i/>
          <w:iCs/>
        </w:rPr>
        <w:t>literally the same JOIN</w:t>
      </w:r>
      <w:r w:rsidRPr="00DE3E74">
        <w:rPr>
          <w:rStyle w:val="normaltextrun"/>
          <w:rFonts w:ascii="Arial" w:hAnsi="Arial" w:cs="Arial"/>
        </w:rPr>
        <w:t> that the main query runs — the relational structure of the database becomes the shape of the UX for free.</w:t>
      </w:r>
      <w:r w:rsidRPr="00DE3E74">
        <w:rPr>
          <w:rStyle w:val="eop"/>
          <w:rFonts w:ascii="Arial" w:hAnsi="Arial" w:cs="Arial"/>
          <w:bdr w:val="none" w:sz="0" w:space="0" w:color="auto" w:frame="1"/>
          <w:shd w:val="clear" w:color="auto" w:fill="C6C6C6"/>
        </w:rPr>
        <w:t> </w:t>
      </w:r>
    </w:p>
    <w:p w14:paraId="1B28735E" w14:textId="77777777" w:rsidR="00DE3E74" w:rsidRDefault="00DE3E74" w:rsidP="00DE3E74">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LECTURERS_FOR_COURSE_SQL:</w:t>
      </w:r>
      <w:r>
        <w:rPr>
          <w:rStyle w:val="eop"/>
          <w:rFonts w:ascii="Consolas" w:hAnsi="Consolas" w:cs="Segoe UI"/>
          <w:sz w:val="18"/>
          <w:szCs w:val="18"/>
          <w:bdr w:val="none" w:sz="0" w:space="0" w:color="auto" w:frame="1"/>
          <w:shd w:val="clear" w:color="auto" w:fill="C6C6C6"/>
        </w:rPr>
        <w:t> </w:t>
      </w:r>
    </w:p>
    <w:p w14:paraId="79DE9EEF" w14:textId="77777777" w:rsidR="00DE3E74" w:rsidRDefault="00DE3E74" w:rsidP="00DE3E74">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SELECT DISTINCT </w:t>
      </w:r>
      <w:proofErr w:type="spellStart"/>
      <w:proofErr w:type="gramStart"/>
      <w:r>
        <w:rPr>
          <w:rStyle w:val="normaltextrun"/>
          <w:rFonts w:ascii="Consolas" w:hAnsi="Consolas" w:cs="Segoe UI"/>
          <w:sz w:val="18"/>
          <w:szCs w:val="18"/>
        </w:rPr>
        <w:t>l.lecturerslastname</w:t>
      </w:r>
      <w:proofErr w:type="spellEnd"/>
      <w:proofErr w:type="gramEnd"/>
      <w:r>
        <w:rPr>
          <w:rStyle w:val="eop"/>
          <w:rFonts w:ascii="Consolas" w:hAnsi="Consolas" w:cs="Segoe UI"/>
          <w:sz w:val="18"/>
          <w:szCs w:val="18"/>
          <w:bdr w:val="none" w:sz="0" w:space="0" w:color="auto" w:frame="1"/>
          <w:shd w:val="clear" w:color="auto" w:fill="C6C6C6"/>
        </w:rPr>
        <w:t> </w:t>
      </w:r>
    </w:p>
    <w:p w14:paraId="6C842318" w14:textId="77777777" w:rsidR="00DE3E74" w:rsidRDefault="00DE3E74" w:rsidP="00DE3E74">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enrollments AS e</w:t>
      </w:r>
      <w:r>
        <w:rPr>
          <w:rStyle w:val="eop"/>
          <w:rFonts w:ascii="Consolas" w:hAnsi="Consolas" w:cs="Segoe UI"/>
          <w:sz w:val="18"/>
          <w:szCs w:val="18"/>
          <w:bdr w:val="none" w:sz="0" w:space="0" w:color="auto" w:frame="1"/>
          <w:shd w:val="clear" w:color="auto" w:fill="C6C6C6"/>
        </w:rPr>
        <w:t> </w:t>
      </w:r>
    </w:p>
    <w:p w14:paraId="24433BB1" w14:textId="77777777" w:rsidR="00DE3E74" w:rsidRDefault="00DE3E74" w:rsidP="00DE3E74">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AS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e.lecturer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sz="0" w:space="0" w:color="auto" w:frame="1"/>
          <w:shd w:val="clear" w:color="auto" w:fill="C6C6C6"/>
        </w:rPr>
        <w:t> </w:t>
      </w:r>
    </w:p>
    <w:p w14:paraId="4255C566" w14:textId="77777777" w:rsidR="00DE3E74" w:rsidRDefault="00DE3E74" w:rsidP="00DE3E74">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course AS c ON </w:t>
      </w:r>
      <w:proofErr w:type="spellStart"/>
      <w:proofErr w:type="gramStart"/>
      <w:r>
        <w:rPr>
          <w:rStyle w:val="normaltextrun"/>
          <w:rFonts w:ascii="Consolas" w:hAnsi="Consolas" w:cs="Segoe UI"/>
          <w:sz w:val="18"/>
          <w:szCs w:val="18"/>
        </w:rPr>
        <w:t>c.Course</w:t>
      </w:r>
      <w:proofErr w:type="gramEnd"/>
      <w:r>
        <w:rPr>
          <w:rStyle w:val="normaltextrun"/>
          <w:rFonts w:ascii="Consolas" w:hAnsi="Consolas" w:cs="Segoe UI"/>
          <w:sz w:val="18"/>
          <w:szCs w:val="18"/>
        </w:rPr>
        <w:t>_code</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e.course</w:t>
      </w:r>
      <w:proofErr w:type="gramEnd"/>
      <w:r>
        <w:rPr>
          <w:rStyle w:val="normaltextrun"/>
          <w:rFonts w:ascii="Consolas" w:hAnsi="Consolas" w:cs="Segoe UI"/>
          <w:sz w:val="18"/>
          <w:szCs w:val="18"/>
        </w:rPr>
        <w:t>_code</w:t>
      </w:r>
      <w:proofErr w:type="spellEnd"/>
      <w:r>
        <w:rPr>
          <w:rStyle w:val="eop"/>
          <w:rFonts w:ascii="Consolas" w:hAnsi="Consolas" w:cs="Segoe UI"/>
          <w:sz w:val="18"/>
          <w:szCs w:val="18"/>
          <w:bdr w:val="none" w:sz="0" w:space="0" w:color="auto" w:frame="1"/>
          <w:shd w:val="clear" w:color="auto" w:fill="C6C6C6"/>
        </w:rPr>
        <w:t> </w:t>
      </w:r>
    </w:p>
    <w:p w14:paraId="6F82BA8F" w14:textId="77777777" w:rsidR="00DE3E74" w:rsidRDefault="00DE3E74" w:rsidP="00DE3E74">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LOWER(c.name) = LOWER(?)</w:t>
      </w:r>
      <w:r>
        <w:rPr>
          <w:rStyle w:val="eop"/>
          <w:rFonts w:ascii="Consolas" w:hAnsi="Consolas" w:cs="Segoe UI"/>
          <w:sz w:val="18"/>
          <w:szCs w:val="18"/>
          <w:bdr w:val="none" w:sz="0" w:space="0" w:color="auto" w:frame="1"/>
          <w:shd w:val="clear" w:color="auto" w:fill="C6C6C6"/>
        </w:rPr>
        <w:t> </w:t>
      </w:r>
    </w:p>
    <w:p w14:paraId="59A85E63" w14:textId="7040556D" w:rsidR="005E60F4" w:rsidRDefault="005E60F4">
      <w:pPr>
        <w:rPr>
          <w:rFonts w:ascii="Arial" w:hAnsi="Arial" w:cs="Arial"/>
          <w:b/>
          <w:bCs/>
          <w:sz w:val="22"/>
          <w:lang w:eastAsia="zh-TW"/>
        </w:rPr>
      </w:pPr>
      <w:r>
        <w:rPr>
          <w:rFonts w:ascii="Arial" w:hAnsi="Arial" w:cs="Arial"/>
          <w:sz w:val="22"/>
          <w:lang w:eastAsia="zh-TW"/>
        </w:rPr>
        <w:br w:type="page"/>
      </w:r>
    </w:p>
    <w:p w14:paraId="2DD80829" w14:textId="1732FD7B" w:rsidR="00DE3E74" w:rsidRPr="00BD2AFA" w:rsidRDefault="00BD2AFA">
      <w:pPr>
        <w:pStyle w:val="Subtitle"/>
        <w:numPr>
          <w:ilvl w:val="0"/>
          <w:numId w:val="19"/>
        </w:numPr>
        <w:spacing w:line="360" w:lineRule="auto"/>
        <w:jc w:val="left"/>
        <w:rPr>
          <w:rFonts w:ascii="Arial" w:hAnsi="Arial" w:cs="Arial"/>
          <w:sz w:val="20"/>
          <w:szCs w:val="18"/>
          <w:lang w:eastAsia="zh-TW"/>
        </w:rPr>
      </w:pPr>
      <w:bookmarkStart w:id="63" w:name="_Toc235419810"/>
      <w:r w:rsidRPr="00BD2AFA">
        <w:rPr>
          <w:rFonts w:ascii="Arial" w:hAnsi="Arial" w:cs="Arial"/>
          <w:sz w:val="22"/>
          <w:szCs w:val="22"/>
          <w:lang w:eastAsia="zh-TW"/>
        </w:rPr>
        <w:lastRenderedPageBreak/>
        <w:t>C</w:t>
      </w:r>
      <w:r>
        <w:rPr>
          <w:rFonts w:ascii="Arial" w:hAnsi="Arial" w:cs="Arial"/>
          <w:sz w:val="22"/>
          <w:szCs w:val="22"/>
          <w:lang w:eastAsia="zh-TW"/>
        </w:rPr>
        <w:t>ompressed SQL of each query (key clauses only)</w:t>
      </w:r>
      <w:bookmarkEnd w:id="63"/>
    </w:p>
    <w:p w14:paraId="371671BD" w14:textId="73163274" w:rsidR="00BD2AFA" w:rsidRDefault="00BD2AFA" w:rsidP="00BD2AFA">
      <w:pPr>
        <w:rPr>
          <w:rStyle w:val="eop"/>
          <w:rFonts w:ascii="Arial" w:hAnsi="Arial" w:cs="Arial"/>
          <w:color w:val="000000"/>
          <w:bdr w:val="none" w:sz="0" w:space="0" w:color="auto" w:frame="1"/>
          <w:shd w:val="clear" w:color="auto" w:fill="C6C6C6"/>
        </w:rPr>
      </w:pPr>
      <w:r w:rsidRPr="00BD2AFA">
        <w:rPr>
          <w:rStyle w:val="normaltextrun"/>
          <w:rFonts w:ascii="Arial" w:hAnsi="Arial" w:cs="Arial"/>
          <w:color w:val="000000"/>
          <w:shd w:val="clear" w:color="auto" w:fill="FFFFFF"/>
        </w:rPr>
        <w:t>Full statements are in </w:t>
      </w:r>
      <w:proofErr w:type="spellStart"/>
      <w:r w:rsidRPr="00BD2AFA">
        <w:rPr>
          <w:rStyle w:val="normaltextrun"/>
          <w:rFonts w:ascii="Consolas" w:hAnsi="Consolas" w:cs="Arial"/>
          <w:color w:val="000000"/>
          <w:shd w:val="clear" w:color="auto" w:fill="FFFFFF"/>
        </w:rPr>
        <w:t>src</w:t>
      </w:r>
      <w:proofErr w:type="spellEnd"/>
      <w:r w:rsidRPr="00BD2AFA">
        <w:rPr>
          <w:rStyle w:val="normaltextrun"/>
          <w:rFonts w:ascii="Consolas" w:hAnsi="Consolas" w:cs="Arial"/>
          <w:color w:val="000000"/>
          <w:shd w:val="clear" w:color="auto" w:fill="FFFFFF"/>
        </w:rPr>
        <w:t>/queries.py</w:t>
      </w:r>
      <w:r w:rsidRPr="00BD2AFA">
        <w:rPr>
          <w:rStyle w:val="normaltextrun"/>
          <w:rFonts w:ascii="Arial" w:hAnsi="Arial" w:cs="Arial"/>
          <w:color w:val="000000"/>
          <w:shd w:val="clear" w:color="auto" w:fill="FFFFFF"/>
        </w:rPr>
        <w:t>; below shows the JOIN and WHERE structure of each.</w:t>
      </w:r>
      <w:r w:rsidRPr="00BD2AFA">
        <w:rPr>
          <w:rStyle w:val="eop"/>
          <w:rFonts w:ascii="Arial" w:hAnsi="Arial" w:cs="Arial"/>
          <w:color w:val="000000"/>
          <w:bdr w:val="none" w:sz="0" w:space="0" w:color="auto" w:frame="1"/>
          <w:shd w:val="clear" w:color="auto" w:fill="C6C6C6"/>
        </w:rPr>
        <w:t> </w:t>
      </w:r>
    </w:p>
    <w:p w14:paraId="6FAEA61E"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Q1 — Students in a course by a lecturer:</w:t>
      </w:r>
      <w:r>
        <w:rPr>
          <w:rStyle w:val="eop"/>
          <w:rFonts w:ascii="Consolas" w:hAnsi="Consolas" w:cs="Segoe UI"/>
          <w:sz w:val="18"/>
          <w:szCs w:val="18"/>
          <w:bdr w:val="none" w:sz="0" w:space="0" w:color="auto" w:frame="1"/>
          <w:shd w:val="clear" w:color="auto" w:fill="C6C6C6"/>
        </w:rPr>
        <w:t> </w:t>
      </w:r>
    </w:p>
    <w:p w14:paraId="1A27B820"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enrollments e</w:t>
      </w:r>
      <w:r>
        <w:rPr>
          <w:rStyle w:val="eop"/>
          <w:rFonts w:ascii="Consolas" w:hAnsi="Consolas" w:cs="Segoe UI"/>
          <w:sz w:val="18"/>
          <w:szCs w:val="18"/>
          <w:bdr w:val="none" w:sz="0" w:space="0" w:color="auto" w:frame="1"/>
          <w:shd w:val="clear" w:color="auto" w:fill="C6C6C6"/>
        </w:rPr>
        <w:t> </w:t>
      </w:r>
    </w:p>
    <w:p w14:paraId="00CF5468"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students s ON </w:t>
      </w:r>
      <w:proofErr w:type="spellStart"/>
      <w:proofErr w:type="gramStart"/>
      <w:r>
        <w:rPr>
          <w:rStyle w:val="normaltextrun"/>
          <w:rFonts w:ascii="Consolas" w:hAnsi="Consolas" w:cs="Segoe UI"/>
          <w:sz w:val="18"/>
          <w:szCs w:val="18"/>
        </w:rPr>
        <w:t>s.idstudents</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e.student</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sz="0" w:space="0" w:color="auto" w:frame="1"/>
          <w:shd w:val="clear" w:color="auto" w:fill="C6C6C6"/>
        </w:rPr>
        <w:t> </w:t>
      </w:r>
    </w:p>
    <w:p w14:paraId="2CE5D6C6"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course c ON </w:t>
      </w:r>
      <w:proofErr w:type="spellStart"/>
      <w:proofErr w:type="gramStart"/>
      <w:r>
        <w:rPr>
          <w:rStyle w:val="normaltextrun"/>
          <w:rFonts w:ascii="Consolas" w:hAnsi="Consolas" w:cs="Segoe UI"/>
          <w:sz w:val="18"/>
          <w:szCs w:val="18"/>
        </w:rPr>
        <w:t>c.Course</w:t>
      </w:r>
      <w:proofErr w:type="gramEnd"/>
      <w:r>
        <w:rPr>
          <w:rStyle w:val="normaltextrun"/>
          <w:rFonts w:ascii="Consolas" w:hAnsi="Consolas" w:cs="Segoe UI"/>
          <w:sz w:val="18"/>
          <w:szCs w:val="18"/>
        </w:rPr>
        <w:t>_code</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e.course</w:t>
      </w:r>
      <w:proofErr w:type="gramEnd"/>
      <w:r>
        <w:rPr>
          <w:rStyle w:val="normaltextrun"/>
          <w:rFonts w:ascii="Consolas" w:hAnsi="Consolas" w:cs="Segoe UI"/>
          <w:sz w:val="18"/>
          <w:szCs w:val="18"/>
        </w:rPr>
        <w:t>_code</w:t>
      </w:r>
      <w:proofErr w:type="spellEnd"/>
      <w:r>
        <w:rPr>
          <w:rStyle w:val="eop"/>
          <w:rFonts w:ascii="Consolas" w:hAnsi="Consolas" w:cs="Segoe UI"/>
          <w:sz w:val="18"/>
          <w:szCs w:val="18"/>
          <w:bdr w:val="none" w:sz="0" w:space="0" w:color="auto" w:frame="1"/>
          <w:shd w:val="clear" w:color="auto" w:fill="C6C6C6"/>
        </w:rPr>
        <w:t> </w:t>
      </w:r>
    </w:p>
    <w:p w14:paraId="086D3E3B"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e.lecturer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sz="0" w:space="0" w:color="auto" w:frame="1"/>
          <w:shd w:val="clear" w:color="auto" w:fill="C6C6C6"/>
        </w:rPr>
        <w:t> </w:t>
      </w:r>
    </w:p>
    <w:p w14:paraId="61F9034F"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LOWER(c.name) = LOWER(?)</w:t>
      </w:r>
      <w:r>
        <w:rPr>
          <w:rStyle w:val="eop"/>
          <w:rFonts w:ascii="Consolas" w:hAnsi="Consolas" w:cs="Segoe UI"/>
          <w:sz w:val="18"/>
          <w:szCs w:val="18"/>
          <w:bdr w:val="none" w:sz="0" w:space="0" w:color="auto" w:frame="1"/>
          <w:shd w:val="clear" w:color="auto" w:fill="C6C6C6"/>
        </w:rPr>
        <w:t> </w:t>
      </w:r>
    </w:p>
    <w:p w14:paraId="2900D3CA"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LOWER(</w:t>
      </w:r>
      <w:proofErr w:type="spellStart"/>
      <w:proofErr w:type="gramStart"/>
      <w:r>
        <w:rPr>
          <w:rStyle w:val="normaltextrun"/>
          <w:rFonts w:ascii="Consolas" w:hAnsi="Consolas" w:cs="Segoe UI"/>
          <w:sz w:val="18"/>
          <w:szCs w:val="18"/>
        </w:rPr>
        <w:t>l.lecturerslastname</w:t>
      </w:r>
      <w:proofErr w:type="spellEnd"/>
      <w:proofErr w:type="gramEnd"/>
      <w:r>
        <w:rPr>
          <w:rStyle w:val="normaltextrun"/>
          <w:rFonts w:ascii="Consolas" w:hAnsi="Consolas" w:cs="Segoe UI"/>
          <w:sz w:val="18"/>
          <w:szCs w:val="18"/>
        </w:rPr>
        <w:t>) = LOWER(?)</w:t>
      </w:r>
      <w:r>
        <w:rPr>
          <w:rStyle w:val="eop"/>
          <w:rFonts w:ascii="Consolas" w:hAnsi="Consolas" w:cs="Segoe UI"/>
          <w:sz w:val="18"/>
          <w:szCs w:val="18"/>
          <w:bdr w:val="none" w:sz="0" w:space="0" w:color="auto" w:frame="1"/>
          <w:shd w:val="clear" w:color="auto" w:fill="C6C6C6"/>
        </w:rPr>
        <w:t> </w:t>
      </w:r>
    </w:p>
    <w:p w14:paraId="1FC9C5B3"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1AB22B49"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Q2 — Students not registered in a semester:</w:t>
      </w:r>
      <w:r>
        <w:rPr>
          <w:rStyle w:val="eop"/>
          <w:rFonts w:ascii="Consolas" w:hAnsi="Consolas" w:cs="Segoe UI"/>
          <w:sz w:val="18"/>
          <w:szCs w:val="18"/>
          <w:bdr w:val="none" w:sz="0" w:space="0" w:color="auto" w:frame="1"/>
          <w:shd w:val="clear" w:color="auto" w:fill="C6C6C6"/>
        </w:rPr>
        <w:t> </w:t>
      </w:r>
    </w:p>
    <w:p w14:paraId="40335F65"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students s</w:t>
      </w:r>
      <w:r>
        <w:rPr>
          <w:rStyle w:val="eop"/>
          <w:rFonts w:ascii="Consolas" w:hAnsi="Consolas" w:cs="Segoe UI"/>
          <w:sz w:val="18"/>
          <w:szCs w:val="18"/>
          <w:bdr w:val="none" w:sz="0" w:space="0" w:color="auto" w:frame="1"/>
          <w:shd w:val="clear" w:color="auto" w:fill="C6C6C6"/>
        </w:rPr>
        <w:t> </w:t>
      </w:r>
    </w:p>
    <w:p w14:paraId="0DDF714C"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s.graduation</w:t>
      </w:r>
      <w:proofErr w:type="gramEnd"/>
      <w:r>
        <w:rPr>
          <w:rStyle w:val="normaltextrun"/>
          <w:rFonts w:ascii="Consolas" w:hAnsi="Consolas" w:cs="Segoe UI"/>
          <w:sz w:val="18"/>
          <w:szCs w:val="18"/>
        </w:rPr>
        <w:t>_status</w:t>
      </w:r>
      <w:proofErr w:type="spellEnd"/>
      <w:r>
        <w:rPr>
          <w:rStyle w:val="normaltextrun"/>
          <w:rFonts w:ascii="Consolas" w:hAnsi="Consolas" w:cs="Segoe UI"/>
          <w:sz w:val="18"/>
          <w:szCs w:val="18"/>
        </w:rPr>
        <w:t> &lt;&gt; 'Graduated'</w:t>
      </w:r>
      <w:r>
        <w:rPr>
          <w:rStyle w:val="eop"/>
          <w:rFonts w:ascii="Consolas" w:hAnsi="Consolas" w:cs="Segoe UI"/>
          <w:sz w:val="18"/>
          <w:szCs w:val="18"/>
          <w:bdr w:val="none" w:sz="0" w:space="0" w:color="auto" w:frame="1"/>
          <w:shd w:val="clear" w:color="auto" w:fill="C6C6C6"/>
        </w:rPr>
        <w:t> </w:t>
      </w:r>
    </w:p>
    <w:p w14:paraId="500A2EA6"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NOT EXISTS (</w:t>
      </w:r>
      <w:r>
        <w:rPr>
          <w:rStyle w:val="eop"/>
          <w:rFonts w:ascii="Consolas" w:hAnsi="Consolas" w:cs="Segoe UI"/>
          <w:sz w:val="18"/>
          <w:szCs w:val="18"/>
          <w:bdr w:val="none" w:sz="0" w:space="0" w:color="auto" w:frame="1"/>
          <w:shd w:val="clear" w:color="auto" w:fill="C6C6C6"/>
        </w:rPr>
        <w:t> </w:t>
      </w:r>
    </w:p>
    <w:p w14:paraId="31AC7F6E"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SELECT 1 FROM enrollments e</w:t>
      </w:r>
      <w:r>
        <w:rPr>
          <w:rStyle w:val="eop"/>
          <w:rFonts w:ascii="Consolas" w:hAnsi="Consolas" w:cs="Segoe UI"/>
          <w:sz w:val="18"/>
          <w:szCs w:val="18"/>
          <w:bdr w:val="none" w:sz="0" w:space="0" w:color="auto" w:frame="1"/>
          <w:shd w:val="clear" w:color="auto" w:fill="C6C6C6"/>
        </w:rPr>
        <w:t> </w:t>
      </w:r>
    </w:p>
    <w:p w14:paraId="41A172BB"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e.student</w:t>
      </w:r>
      <w:proofErr w:type="gramEnd"/>
      <w:r>
        <w:rPr>
          <w:rStyle w:val="normaltextrun"/>
          <w:rFonts w:ascii="Consolas" w:hAnsi="Consolas" w:cs="Segoe UI"/>
          <w:sz w:val="18"/>
          <w:szCs w:val="18"/>
        </w:rPr>
        <w:t>_id</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s.idstudents</w:t>
      </w:r>
      <w:proofErr w:type="spellEnd"/>
      <w:proofErr w:type="gramEnd"/>
      <w:r>
        <w:rPr>
          <w:rStyle w:val="eop"/>
          <w:rFonts w:ascii="Consolas" w:hAnsi="Consolas" w:cs="Segoe UI"/>
          <w:sz w:val="18"/>
          <w:szCs w:val="18"/>
          <w:bdr w:val="none" w:sz="0" w:space="0" w:color="auto" w:frame="1"/>
          <w:shd w:val="clear" w:color="auto" w:fill="C6C6C6"/>
        </w:rPr>
        <w:t> </w:t>
      </w:r>
    </w:p>
    <w:p w14:paraId="69BB4C9E"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w:t>
      </w:r>
      <w:proofErr w:type="spellStart"/>
      <w:proofErr w:type="gramStart"/>
      <w:r>
        <w:rPr>
          <w:rStyle w:val="normaltextrun"/>
          <w:rFonts w:ascii="Consolas" w:hAnsi="Consolas" w:cs="Segoe UI"/>
          <w:sz w:val="18"/>
          <w:szCs w:val="18"/>
        </w:rPr>
        <w:t>e.semester</w:t>
      </w:r>
      <w:proofErr w:type="spellEnd"/>
      <w:proofErr w:type="gramEnd"/>
      <w:r>
        <w:rPr>
          <w:rStyle w:val="normaltextrun"/>
          <w:rFonts w:ascii="Consolas" w:hAnsi="Consolas" w:cs="Segoe UI"/>
          <w:sz w:val="18"/>
          <w:szCs w:val="18"/>
        </w:rPr>
        <w:t> </w:t>
      </w:r>
      <w:proofErr w:type="gramStart"/>
      <w:r>
        <w:rPr>
          <w:rStyle w:val="normaltextrun"/>
          <w:rFonts w:ascii="Consolas" w:hAnsi="Consolas" w:cs="Segoe UI"/>
          <w:sz w:val="18"/>
          <w:szCs w:val="18"/>
        </w:rPr>
        <w:t>= ?</w:t>
      </w:r>
      <w:proofErr w:type="gramEnd"/>
      <w:r>
        <w:rPr>
          <w:rStyle w:val="eop"/>
          <w:rFonts w:ascii="Consolas" w:hAnsi="Consolas" w:cs="Segoe UI"/>
          <w:sz w:val="18"/>
          <w:szCs w:val="18"/>
          <w:bdr w:val="none" w:sz="0" w:space="0" w:color="auto" w:frame="1"/>
          <w:shd w:val="clear" w:color="auto" w:fill="C6C6C6"/>
        </w:rPr>
        <w:t> </w:t>
      </w:r>
    </w:p>
    <w:p w14:paraId="51773DB0"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66865F2E"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4BFE442C"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Q3 — Lecturers by expertise:</w:t>
      </w:r>
      <w:r>
        <w:rPr>
          <w:rStyle w:val="eop"/>
          <w:rFonts w:ascii="Consolas" w:hAnsi="Consolas" w:cs="Segoe UI"/>
          <w:sz w:val="18"/>
          <w:szCs w:val="18"/>
          <w:bdr w:val="none" w:sz="0" w:space="0" w:color="auto" w:frame="1"/>
          <w:shd w:val="clear" w:color="auto" w:fill="C6C6C6"/>
        </w:rPr>
        <w:t> </w:t>
      </w:r>
    </w:p>
    <w:p w14:paraId="748A2B5D"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w:t>
      </w:r>
      <w:proofErr w:type="spellStart"/>
      <w:r>
        <w:rPr>
          <w:rStyle w:val="normaltextrun"/>
          <w:rFonts w:ascii="Consolas" w:hAnsi="Consolas" w:cs="Segoe UI"/>
          <w:sz w:val="18"/>
          <w:szCs w:val="18"/>
        </w:rPr>
        <w:t>lecturer_expertise</w:t>
      </w:r>
      <w:proofErr w:type="spellEnd"/>
      <w:r>
        <w:rPr>
          <w:rStyle w:val="normaltextrun"/>
          <w:rFonts w:ascii="Consolas" w:hAnsi="Consolas" w:cs="Segoe UI"/>
          <w:sz w:val="18"/>
          <w:szCs w:val="18"/>
        </w:rPr>
        <w:t> x</w:t>
      </w:r>
      <w:r>
        <w:rPr>
          <w:rStyle w:val="eop"/>
          <w:rFonts w:ascii="Consolas" w:hAnsi="Consolas" w:cs="Segoe UI"/>
          <w:sz w:val="18"/>
          <w:szCs w:val="18"/>
          <w:bdr w:val="none" w:sz="0" w:space="0" w:color="auto" w:frame="1"/>
          <w:shd w:val="clear" w:color="auto" w:fill="C6C6C6"/>
        </w:rPr>
        <w:t> </w:t>
      </w:r>
    </w:p>
    <w:p w14:paraId="73AE97C0"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x.LecturerID</w:t>
      </w:r>
      <w:proofErr w:type="spellEnd"/>
      <w:proofErr w:type="gramEnd"/>
      <w:r>
        <w:rPr>
          <w:rStyle w:val="eop"/>
          <w:rFonts w:ascii="Consolas" w:hAnsi="Consolas" w:cs="Segoe UI"/>
          <w:sz w:val="18"/>
          <w:szCs w:val="18"/>
          <w:bdr w:val="none" w:sz="0" w:space="0" w:color="auto" w:frame="1"/>
          <w:shd w:val="clear" w:color="auto" w:fill="C6C6C6"/>
        </w:rPr>
        <w:t> </w:t>
      </w:r>
    </w:p>
    <w:p w14:paraId="0C00A274"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departments d ON </w:t>
      </w:r>
      <w:proofErr w:type="spellStart"/>
      <w:proofErr w:type="gramStart"/>
      <w:r>
        <w:rPr>
          <w:rStyle w:val="normaltextrun"/>
          <w:rFonts w:ascii="Consolas" w:hAnsi="Consolas" w:cs="Segoe UI"/>
          <w:sz w:val="18"/>
          <w:szCs w:val="18"/>
        </w:rPr>
        <w:t>d.DepartmentID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l.departmentID</w:t>
      </w:r>
      <w:proofErr w:type="spellEnd"/>
      <w:proofErr w:type="gramEnd"/>
      <w:r>
        <w:rPr>
          <w:rStyle w:val="eop"/>
          <w:rFonts w:ascii="Consolas" w:hAnsi="Consolas" w:cs="Segoe UI"/>
          <w:sz w:val="18"/>
          <w:szCs w:val="18"/>
          <w:bdr w:val="none" w:sz="0" w:space="0" w:color="auto" w:frame="1"/>
          <w:shd w:val="clear" w:color="auto" w:fill="C6C6C6"/>
        </w:rPr>
        <w:t> </w:t>
      </w:r>
    </w:p>
    <w:p w14:paraId="0F64FFCE"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w:t>
      </w:r>
      <w:proofErr w:type="spellStart"/>
      <w:proofErr w:type="gramStart"/>
      <w:r>
        <w:rPr>
          <w:rStyle w:val="normaltextrun"/>
          <w:rFonts w:ascii="Consolas" w:hAnsi="Consolas" w:cs="Segoe UI"/>
          <w:sz w:val="18"/>
          <w:szCs w:val="18"/>
        </w:rPr>
        <w:t>x.area</w:t>
      </w:r>
      <w:proofErr w:type="gramEnd"/>
      <w:r>
        <w:rPr>
          <w:rStyle w:val="normaltextrun"/>
          <w:rFonts w:ascii="Consolas" w:hAnsi="Consolas" w:cs="Segoe UI"/>
          <w:sz w:val="18"/>
          <w:szCs w:val="18"/>
        </w:rPr>
        <w:t>_of_expertise</w:t>
      </w:r>
      <w:proofErr w:type="spellEnd"/>
      <w:r>
        <w:rPr>
          <w:rStyle w:val="normaltextrun"/>
          <w:rFonts w:ascii="Consolas" w:hAnsi="Consolas" w:cs="Segoe UI"/>
          <w:sz w:val="18"/>
          <w:szCs w:val="18"/>
        </w:rPr>
        <w:t>) LIKE LOWER(?)</w:t>
      </w:r>
      <w:r>
        <w:rPr>
          <w:rStyle w:val="eop"/>
          <w:rFonts w:ascii="Consolas" w:hAnsi="Consolas" w:cs="Segoe UI"/>
          <w:sz w:val="18"/>
          <w:szCs w:val="18"/>
          <w:bdr w:val="none" w:sz="0" w:space="0" w:color="auto" w:frame="1"/>
          <w:shd w:val="clear" w:color="auto" w:fill="C6C6C6"/>
        </w:rPr>
        <w:t> </w:t>
      </w:r>
    </w:p>
    <w:p w14:paraId="30B63623"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5947AE4F"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Q4 — Courses in a department:</w:t>
      </w:r>
      <w:r>
        <w:rPr>
          <w:rStyle w:val="eop"/>
          <w:rFonts w:ascii="Consolas" w:hAnsi="Consolas" w:cs="Segoe UI"/>
          <w:sz w:val="18"/>
          <w:szCs w:val="18"/>
          <w:bdr w:val="none" w:sz="0" w:space="0" w:color="auto" w:frame="1"/>
          <w:shd w:val="clear" w:color="auto" w:fill="C6C6C6"/>
        </w:rPr>
        <w:t> </w:t>
      </w:r>
    </w:p>
    <w:p w14:paraId="2DF7057C"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SELECT DISTINCT </w:t>
      </w:r>
      <w:proofErr w:type="spellStart"/>
      <w:proofErr w:type="gramStart"/>
      <w:r>
        <w:rPr>
          <w:rStyle w:val="normaltextrun"/>
          <w:rFonts w:ascii="Consolas" w:hAnsi="Consolas" w:cs="Segoe UI"/>
          <w:sz w:val="18"/>
          <w:szCs w:val="18"/>
        </w:rPr>
        <w:t>c.Course</w:t>
      </w:r>
      <w:proofErr w:type="gramEnd"/>
      <w:r>
        <w:rPr>
          <w:rStyle w:val="normaltextrun"/>
          <w:rFonts w:ascii="Consolas" w:hAnsi="Consolas" w:cs="Segoe UI"/>
          <w:sz w:val="18"/>
          <w:szCs w:val="18"/>
        </w:rPr>
        <w:t>_code</w:t>
      </w:r>
      <w:proofErr w:type="spellEnd"/>
      <w:r>
        <w:rPr>
          <w:rStyle w:val="normaltextrun"/>
          <w:rFonts w:ascii="Consolas" w:hAnsi="Consolas" w:cs="Segoe UI"/>
          <w:sz w:val="18"/>
          <w:szCs w:val="18"/>
        </w:rPr>
        <w:t>, c.name, </w:t>
      </w:r>
      <w:proofErr w:type="spellStart"/>
      <w:proofErr w:type="gramStart"/>
      <w:r>
        <w:rPr>
          <w:rStyle w:val="normaltextrun"/>
          <w:rFonts w:ascii="Consolas" w:hAnsi="Consolas" w:cs="Segoe UI"/>
          <w:sz w:val="18"/>
          <w:szCs w:val="18"/>
        </w:rPr>
        <w:t>l.first</w:t>
      </w:r>
      <w:proofErr w:type="spellEnd"/>
      <w:proofErr w:type="gramEnd"/>
      <w:r>
        <w:rPr>
          <w:rStyle w:val="normaltextrun"/>
          <w:rFonts w:ascii="Consolas" w:hAnsi="Consolas" w:cs="Segoe UI"/>
          <w:sz w:val="18"/>
          <w:szCs w:val="18"/>
        </w:rPr>
        <w:t>, </w:t>
      </w:r>
      <w:proofErr w:type="spellStart"/>
      <w:proofErr w:type="gramStart"/>
      <w:r>
        <w:rPr>
          <w:rStyle w:val="normaltextrun"/>
          <w:rFonts w:ascii="Consolas" w:hAnsi="Consolas" w:cs="Segoe UI"/>
          <w:sz w:val="18"/>
          <w:szCs w:val="18"/>
        </w:rPr>
        <w:t>l.last</w:t>
      </w:r>
      <w:proofErr w:type="spellEnd"/>
      <w:proofErr w:type="gramEnd"/>
      <w:r>
        <w:rPr>
          <w:rStyle w:val="eop"/>
          <w:rFonts w:ascii="Consolas" w:hAnsi="Consolas" w:cs="Segoe UI"/>
          <w:sz w:val="18"/>
          <w:szCs w:val="18"/>
          <w:bdr w:val="none" w:sz="0" w:space="0" w:color="auto" w:frame="1"/>
          <w:shd w:val="clear" w:color="auto" w:fill="C6C6C6"/>
        </w:rPr>
        <w:t> </w:t>
      </w:r>
    </w:p>
    <w:p w14:paraId="789A3864"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enrollments e</w:t>
      </w:r>
      <w:r>
        <w:rPr>
          <w:rStyle w:val="eop"/>
          <w:rFonts w:ascii="Consolas" w:hAnsi="Consolas" w:cs="Segoe UI"/>
          <w:sz w:val="18"/>
          <w:szCs w:val="18"/>
          <w:bdr w:val="none" w:sz="0" w:space="0" w:color="auto" w:frame="1"/>
          <w:shd w:val="clear" w:color="auto" w:fill="C6C6C6"/>
        </w:rPr>
        <w:t> </w:t>
      </w:r>
    </w:p>
    <w:p w14:paraId="4F724612"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course c ON </w:t>
      </w:r>
      <w:proofErr w:type="spellStart"/>
      <w:proofErr w:type="gramStart"/>
      <w:r>
        <w:rPr>
          <w:rStyle w:val="normaltextrun"/>
          <w:rFonts w:ascii="Consolas" w:hAnsi="Consolas" w:cs="Segoe UI"/>
          <w:sz w:val="18"/>
          <w:szCs w:val="18"/>
        </w:rPr>
        <w:t>c.Course</w:t>
      </w:r>
      <w:proofErr w:type="gramEnd"/>
      <w:r>
        <w:rPr>
          <w:rStyle w:val="normaltextrun"/>
          <w:rFonts w:ascii="Consolas" w:hAnsi="Consolas" w:cs="Segoe UI"/>
          <w:sz w:val="18"/>
          <w:szCs w:val="18"/>
        </w:rPr>
        <w:t>_code</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e.course</w:t>
      </w:r>
      <w:proofErr w:type="gramEnd"/>
      <w:r>
        <w:rPr>
          <w:rStyle w:val="normaltextrun"/>
          <w:rFonts w:ascii="Consolas" w:hAnsi="Consolas" w:cs="Segoe UI"/>
          <w:sz w:val="18"/>
          <w:szCs w:val="18"/>
        </w:rPr>
        <w:t>_code</w:t>
      </w:r>
      <w:proofErr w:type="spellEnd"/>
      <w:r>
        <w:rPr>
          <w:rStyle w:val="eop"/>
          <w:rFonts w:ascii="Consolas" w:hAnsi="Consolas" w:cs="Segoe UI"/>
          <w:sz w:val="18"/>
          <w:szCs w:val="18"/>
          <w:bdr w:val="none" w:sz="0" w:space="0" w:color="auto" w:frame="1"/>
          <w:shd w:val="clear" w:color="auto" w:fill="C6C6C6"/>
        </w:rPr>
        <w:t> </w:t>
      </w:r>
    </w:p>
    <w:p w14:paraId="6DF6F02F"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e.lecturer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sz="0" w:space="0" w:color="auto" w:frame="1"/>
          <w:shd w:val="clear" w:color="auto" w:fill="C6C6C6"/>
        </w:rPr>
        <w:t> </w:t>
      </w:r>
    </w:p>
    <w:p w14:paraId="35693E80"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departments d ON </w:t>
      </w:r>
      <w:proofErr w:type="spellStart"/>
      <w:proofErr w:type="gramStart"/>
      <w:r>
        <w:rPr>
          <w:rStyle w:val="normaltextrun"/>
          <w:rFonts w:ascii="Consolas" w:hAnsi="Consolas" w:cs="Segoe UI"/>
          <w:sz w:val="18"/>
          <w:szCs w:val="18"/>
        </w:rPr>
        <w:t>d.DepartmentID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l.departmentID</w:t>
      </w:r>
      <w:proofErr w:type="spellEnd"/>
      <w:proofErr w:type="gramEnd"/>
      <w:r>
        <w:rPr>
          <w:rStyle w:val="eop"/>
          <w:rFonts w:ascii="Consolas" w:hAnsi="Consolas" w:cs="Segoe UI"/>
          <w:sz w:val="18"/>
          <w:szCs w:val="18"/>
          <w:bdr w:val="none" w:sz="0" w:space="0" w:color="auto" w:frame="1"/>
          <w:shd w:val="clear" w:color="auto" w:fill="C6C6C6"/>
        </w:rPr>
        <w:t> </w:t>
      </w:r>
    </w:p>
    <w:p w14:paraId="218F7F0E"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w:t>
      </w:r>
      <w:proofErr w:type="spellStart"/>
      <w:proofErr w:type="gramStart"/>
      <w:r>
        <w:rPr>
          <w:rStyle w:val="normaltextrun"/>
          <w:rFonts w:ascii="Consolas" w:hAnsi="Consolas" w:cs="Segoe UI"/>
          <w:sz w:val="18"/>
          <w:szCs w:val="18"/>
        </w:rPr>
        <w:t>d.DepartmentName</w:t>
      </w:r>
      <w:proofErr w:type="spellEnd"/>
      <w:proofErr w:type="gramEnd"/>
      <w:r>
        <w:rPr>
          <w:rStyle w:val="normaltextrun"/>
          <w:rFonts w:ascii="Consolas" w:hAnsi="Consolas" w:cs="Segoe UI"/>
          <w:sz w:val="18"/>
          <w:szCs w:val="18"/>
        </w:rPr>
        <w:t>) = LOWER(?)</w:t>
      </w:r>
      <w:r>
        <w:rPr>
          <w:rStyle w:val="eop"/>
          <w:rFonts w:ascii="Consolas" w:hAnsi="Consolas" w:cs="Segoe UI"/>
          <w:sz w:val="18"/>
          <w:szCs w:val="18"/>
          <w:bdr w:val="none" w:sz="0" w:space="0" w:color="auto" w:frame="1"/>
          <w:shd w:val="clear" w:color="auto" w:fill="C6C6C6"/>
        </w:rPr>
        <w:t> </w:t>
      </w:r>
    </w:p>
    <w:p w14:paraId="190A0BAA"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316E287D"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Q5 — Final-year students, avg &gt; threshold:</w:t>
      </w:r>
      <w:r>
        <w:rPr>
          <w:rStyle w:val="eop"/>
          <w:rFonts w:ascii="Consolas" w:hAnsi="Consolas" w:cs="Segoe UI"/>
          <w:sz w:val="18"/>
          <w:szCs w:val="18"/>
          <w:bdr w:val="none" w:sz="0" w:space="0" w:color="auto" w:frame="1"/>
          <w:shd w:val="clear" w:color="auto" w:fill="C6C6C6"/>
        </w:rPr>
        <w:t> </w:t>
      </w:r>
    </w:p>
    <w:p w14:paraId="6A1411EF"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students s</w:t>
      </w:r>
      <w:r>
        <w:rPr>
          <w:rStyle w:val="eop"/>
          <w:rFonts w:ascii="Consolas" w:hAnsi="Consolas" w:cs="Segoe UI"/>
          <w:sz w:val="18"/>
          <w:szCs w:val="18"/>
          <w:bdr w:val="none" w:sz="0" w:space="0" w:color="auto" w:frame="1"/>
          <w:shd w:val="clear" w:color="auto" w:fill="C6C6C6"/>
        </w:rPr>
        <w:t> </w:t>
      </w:r>
    </w:p>
    <w:p w14:paraId="1F00E574"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programs p ON p.name = </w:t>
      </w:r>
      <w:proofErr w:type="spellStart"/>
      <w:proofErr w:type="gramStart"/>
      <w:r>
        <w:rPr>
          <w:rStyle w:val="normaltextrun"/>
          <w:rFonts w:ascii="Consolas" w:hAnsi="Consolas" w:cs="Segoe UI"/>
          <w:sz w:val="18"/>
          <w:szCs w:val="18"/>
        </w:rPr>
        <w:t>s.program</w:t>
      </w:r>
      <w:proofErr w:type="gramEnd"/>
      <w:r>
        <w:rPr>
          <w:rStyle w:val="normaltextrun"/>
          <w:rFonts w:ascii="Consolas" w:hAnsi="Consolas" w:cs="Segoe UI"/>
          <w:sz w:val="18"/>
          <w:szCs w:val="18"/>
        </w:rPr>
        <w:t>_enrolled</w:t>
      </w:r>
      <w:proofErr w:type="spellEnd"/>
      <w:r>
        <w:rPr>
          <w:rStyle w:val="eop"/>
          <w:rFonts w:ascii="Consolas" w:hAnsi="Consolas" w:cs="Segoe UI"/>
          <w:sz w:val="18"/>
          <w:szCs w:val="18"/>
          <w:bdr w:val="none" w:sz="0" w:space="0" w:color="auto" w:frame="1"/>
          <w:shd w:val="clear" w:color="auto" w:fill="C6C6C6"/>
        </w:rPr>
        <w:t> </w:t>
      </w:r>
    </w:p>
    <w:p w14:paraId="006F4EA3"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enrollments e ON </w:t>
      </w:r>
      <w:proofErr w:type="spellStart"/>
      <w:proofErr w:type="gramStart"/>
      <w:r>
        <w:rPr>
          <w:rStyle w:val="normaltextrun"/>
          <w:rFonts w:ascii="Consolas" w:hAnsi="Consolas" w:cs="Segoe UI"/>
          <w:sz w:val="18"/>
          <w:szCs w:val="18"/>
        </w:rPr>
        <w:t>e.student</w:t>
      </w:r>
      <w:proofErr w:type="gramEnd"/>
      <w:r>
        <w:rPr>
          <w:rStyle w:val="normaltextrun"/>
          <w:rFonts w:ascii="Consolas" w:hAnsi="Consolas" w:cs="Segoe UI"/>
          <w:sz w:val="18"/>
          <w:szCs w:val="18"/>
        </w:rPr>
        <w:t>_id</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s.idstudents</w:t>
      </w:r>
      <w:proofErr w:type="spellEnd"/>
      <w:proofErr w:type="gramEnd"/>
      <w:r>
        <w:rPr>
          <w:rStyle w:val="eop"/>
          <w:rFonts w:ascii="Consolas" w:hAnsi="Consolas" w:cs="Segoe UI"/>
          <w:sz w:val="18"/>
          <w:szCs w:val="18"/>
          <w:bdr w:val="none" w:sz="0" w:space="0" w:color="auto" w:frame="1"/>
          <w:shd w:val="clear" w:color="auto" w:fill="C6C6C6"/>
        </w:rPr>
        <w:t> </w:t>
      </w:r>
    </w:p>
    <w:p w14:paraId="49287F3B"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s.year</w:t>
      </w:r>
      <w:proofErr w:type="gramEnd"/>
      <w:r>
        <w:rPr>
          <w:rStyle w:val="normaltextrun"/>
          <w:rFonts w:ascii="Consolas" w:hAnsi="Consolas" w:cs="Segoe UI"/>
          <w:sz w:val="18"/>
          <w:szCs w:val="18"/>
        </w:rPr>
        <w:t>_of_study</w:t>
      </w:r>
      <w:proofErr w:type="spellEnd"/>
      <w:r>
        <w:rPr>
          <w:rStyle w:val="normaltextrun"/>
          <w:rFonts w:ascii="Consolas" w:hAnsi="Consolas" w:cs="Segoe UI"/>
          <w:sz w:val="18"/>
          <w:szCs w:val="18"/>
        </w:rPr>
        <w:t> &gt;= </w:t>
      </w:r>
      <w:proofErr w:type="spellStart"/>
      <w:proofErr w:type="gramStart"/>
      <w:r>
        <w:rPr>
          <w:rStyle w:val="normaltextrun"/>
          <w:rFonts w:ascii="Consolas" w:hAnsi="Consolas" w:cs="Segoe UI"/>
          <w:sz w:val="18"/>
          <w:szCs w:val="18"/>
        </w:rPr>
        <w:t>p.duration</w:t>
      </w:r>
      <w:proofErr w:type="gramEnd"/>
      <w:r>
        <w:rPr>
          <w:rStyle w:val="normaltextrun"/>
          <w:rFonts w:ascii="Consolas" w:hAnsi="Consolas" w:cs="Segoe UI"/>
          <w:sz w:val="18"/>
          <w:szCs w:val="18"/>
        </w:rPr>
        <w:t>_years</w:t>
      </w:r>
      <w:proofErr w:type="spellEnd"/>
      <w:r>
        <w:rPr>
          <w:rStyle w:val="eop"/>
          <w:rFonts w:ascii="Consolas" w:hAnsi="Consolas" w:cs="Segoe UI"/>
          <w:sz w:val="18"/>
          <w:szCs w:val="18"/>
          <w:bdr w:val="none" w:sz="0" w:space="0" w:color="auto" w:frame="1"/>
          <w:shd w:val="clear" w:color="auto" w:fill="C6C6C6"/>
        </w:rPr>
        <w:t> </w:t>
      </w:r>
    </w:p>
    <w:p w14:paraId="31A5E73B"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w:t>
      </w:r>
      <w:proofErr w:type="spellStart"/>
      <w:proofErr w:type="gramStart"/>
      <w:r>
        <w:rPr>
          <w:rStyle w:val="normaltextrun"/>
          <w:rFonts w:ascii="Consolas" w:hAnsi="Consolas" w:cs="Segoe UI"/>
          <w:sz w:val="18"/>
          <w:szCs w:val="18"/>
        </w:rPr>
        <w:t>s.graduation</w:t>
      </w:r>
      <w:proofErr w:type="gramEnd"/>
      <w:r>
        <w:rPr>
          <w:rStyle w:val="normaltextrun"/>
          <w:rFonts w:ascii="Consolas" w:hAnsi="Consolas" w:cs="Segoe UI"/>
          <w:sz w:val="18"/>
          <w:szCs w:val="18"/>
        </w:rPr>
        <w:t>_status</w:t>
      </w:r>
      <w:proofErr w:type="spellEnd"/>
      <w:r>
        <w:rPr>
          <w:rStyle w:val="normaltextrun"/>
          <w:rFonts w:ascii="Consolas" w:hAnsi="Consolas" w:cs="Segoe UI"/>
          <w:sz w:val="18"/>
          <w:szCs w:val="18"/>
        </w:rPr>
        <w:t> &lt;&gt; 'Graduated'</w:t>
      </w:r>
      <w:r>
        <w:rPr>
          <w:rStyle w:val="eop"/>
          <w:rFonts w:ascii="Consolas" w:hAnsi="Consolas" w:cs="Segoe UI"/>
          <w:sz w:val="18"/>
          <w:szCs w:val="18"/>
          <w:bdr w:val="none" w:sz="0" w:space="0" w:color="auto" w:frame="1"/>
          <w:shd w:val="clear" w:color="auto" w:fill="C6C6C6"/>
        </w:rPr>
        <w:t> </w:t>
      </w:r>
    </w:p>
    <w:p w14:paraId="44A49DD9"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w:t>
      </w:r>
      <w:proofErr w:type="spellStart"/>
      <w:proofErr w:type="gramStart"/>
      <w:r>
        <w:rPr>
          <w:rStyle w:val="normaltextrun"/>
          <w:rFonts w:ascii="Consolas" w:hAnsi="Consolas" w:cs="Segoe UI"/>
          <w:sz w:val="18"/>
          <w:szCs w:val="18"/>
        </w:rPr>
        <w:t>e.grade</w:t>
      </w:r>
      <w:proofErr w:type="spellEnd"/>
      <w:proofErr w:type="gramEnd"/>
      <w:r>
        <w:rPr>
          <w:rStyle w:val="normaltextrun"/>
          <w:rFonts w:ascii="Consolas" w:hAnsi="Consolas" w:cs="Segoe UI"/>
          <w:sz w:val="18"/>
          <w:szCs w:val="18"/>
        </w:rPr>
        <w:t> IS NOT NULL</w:t>
      </w:r>
      <w:r>
        <w:rPr>
          <w:rStyle w:val="eop"/>
          <w:rFonts w:ascii="Consolas" w:hAnsi="Consolas" w:cs="Segoe UI"/>
          <w:sz w:val="18"/>
          <w:szCs w:val="18"/>
          <w:bdr w:val="none" w:sz="0" w:space="0" w:color="auto" w:frame="1"/>
          <w:shd w:val="clear" w:color="auto" w:fill="C6C6C6"/>
        </w:rPr>
        <w:t> </w:t>
      </w:r>
    </w:p>
    <w:p w14:paraId="7A485862"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GROUP BY </w:t>
      </w:r>
      <w:proofErr w:type="spellStart"/>
      <w:proofErr w:type="gramStart"/>
      <w:r>
        <w:rPr>
          <w:rStyle w:val="normaltextrun"/>
          <w:rFonts w:ascii="Consolas" w:hAnsi="Consolas" w:cs="Segoe UI"/>
          <w:sz w:val="18"/>
          <w:szCs w:val="18"/>
        </w:rPr>
        <w:t>s.idstudents</w:t>
      </w:r>
      <w:proofErr w:type="spellEnd"/>
      <w:proofErr w:type="gramEnd"/>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44739D8A"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HAVING AVG(</w:t>
      </w:r>
      <w:proofErr w:type="spellStart"/>
      <w:proofErr w:type="gramStart"/>
      <w:r>
        <w:rPr>
          <w:rStyle w:val="normaltextrun"/>
          <w:rFonts w:ascii="Consolas" w:hAnsi="Consolas" w:cs="Segoe UI"/>
          <w:sz w:val="18"/>
          <w:szCs w:val="18"/>
        </w:rPr>
        <w:t>e.grade</w:t>
      </w:r>
      <w:proofErr w:type="spellEnd"/>
      <w:proofErr w:type="gramEnd"/>
      <w:r>
        <w:rPr>
          <w:rStyle w:val="normaltextrun"/>
          <w:rFonts w:ascii="Consolas" w:hAnsi="Consolas" w:cs="Segoe UI"/>
          <w:sz w:val="18"/>
          <w:szCs w:val="18"/>
        </w:rPr>
        <w:t>) </w:t>
      </w:r>
      <w:proofErr w:type="gramStart"/>
      <w:r>
        <w:rPr>
          <w:rStyle w:val="normaltextrun"/>
          <w:rFonts w:ascii="Consolas" w:hAnsi="Consolas" w:cs="Segoe UI"/>
          <w:sz w:val="18"/>
          <w:szCs w:val="18"/>
        </w:rPr>
        <w:t>&gt; ?</w:t>
      </w:r>
      <w:proofErr w:type="gramEnd"/>
      <w:r>
        <w:rPr>
          <w:rStyle w:val="eop"/>
          <w:rFonts w:ascii="Consolas" w:hAnsi="Consolas" w:cs="Segoe UI"/>
          <w:sz w:val="18"/>
          <w:szCs w:val="18"/>
          <w:bdr w:val="none" w:sz="0" w:space="0" w:color="auto" w:frame="1"/>
          <w:shd w:val="clear" w:color="auto" w:fill="C6C6C6"/>
        </w:rPr>
        <w:t> </w:t>
      </w:r>
    </w:p>
    <w:p w14:paraId="226F8D61"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2C8F7857"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Q6 — Advisor contact:</w:t>
      </w:r>
      <w:r>
        <w:rPr>
          <w:rStyle w:val="eop"/>
          <w:rFonts w:ascii="Consolas" w:hAnsi="Consolas" w:cs="Segoe UI"/>
          <w:sz w:val="18"/>
          <w:szCs w:val="18"/>
          <w:bdr w:val="none" w:sz="0" w:space="0" w:color="auto" w:frame="1"/>
          <w:shd w:val="clear" w:color="auto" w:fill="C6C6C6"/>
        </w:rPr>
        <w:t> </w:t>
      </w:r>
    </w:p>
    <w:p w14:paraId="17085AA1"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students s</w:t>
      </w:r>
      <w:r>
        <w:rPr>
          <w:rStyle w:val="eop"/>
          <w:rFonts w:ascii="Consolas" w:hAnsi="Consolas" w:cs="Segoe UI"/>
          <w:sz w:val="18"/>
          <w:szCs w:val="18"/>
          <w:bdr w:val="none" w:sz="0" w:space="0" w:color="auto" w:frame="1"/>
          <w:shd w:val="clear" w:color="auto" w:fill="C6C6C6"/>
        </w:rPr>
        <w:t> </w:t>
      </w:r>
    </w:p>
    <w:p w14:paraId="36898EBB"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s.advisor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sz="0" w:space="0" w:color="auto" w:frame="1"/>
          <w:shd w:val="clear" w:color="auto" w:fill="C6C6C6"/>
        </w:rPr>
        <w:t> </w:t>
      </w:r>
    </w:p>
    <w:p w14:paraId="56357745"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departments d ON </w:t>
      </w:r>
      <w:proofErr w:type="spellStart"/>
      <w:proofErr w:type="gramStart"/>
      <w:r>
        <w:rPr>
          <w:rStyle w:val="normaltextrun"/>
          <w:rFonts w:ascii="Consolas" w:hAnsi="Consolas" w:cs="Segoe UI"/>
          <w:sz w:val="18"/>
          <w:szCs w:val="18"/>
        </w:rPr>
        <w:t>d.DepartmentID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l.departmentID</w:t>
      </w:r>
      <w:proofErr w:type="spellEnd"/>
      <w:proofErr w:type="gramEnd"/>
      <w:r>
        <w:rPr>
          <w:rStyle w:val="eop"/>
          <w:rFonts w:ascii="Consolas" w:hAnsi="Consolas" w:cs="Segoe UI"/>
          <w:sz w:val="18"/>
          <w:szCs w:val="18"/>
          <w:bdr w:val="none" w:sz="0" w:space="0" w:color="auto" w:frame="1"/>
          <w:shd w:val="clear" w:color="auto" w:fill="C6C6C6"/>
        </w:rPr>
        <w:t> </w:t>
      </w:r>
    </w:p>
    <w:p w14:paraId="5C2D7C03"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s.idstudents</w:t>
      </w:r>
      <w:proofErr w:type="spellEnd"/>
      <w:proofErr w:type="gramEnd"/>
      <w:r>
        <w:rPr>
          <w:rStyle w:val="normaltextrun"/>
          <w:rFonts w:ascii="Consolas" w:hAnsi="Consolas" w:cs="Segoe UI"/>
          <w:sz w:val="18"/>
          <w:szCs w:val="18"/>
        </w:rPr>
        <w:t> </w:t>
      </w:r>
      <w:proofErr w:type="gramStart"/>
      <w:r>
        <w:rPr>
          <w:rStyle w:val="normaltextrun"/>
          <w:rFonts w:ascii="Consolas" w:hAnsi="Consolas" w:cs="Segoe UI"/>
          <w:sz w:val="18"/>
          <w:szCs w:val="18"/>
        </w:rPr>
        <w:t>= ?</w:t>
      </w:r>
      <w:proofErr w:type="gramEnd"/>
      <w:r>
        <w:rPr>
          <w:rStyle w:val="eop"/>
          <w:rFonts w:ascii="Consolas" w:hAnsi="Consolas" w:cs="Segoe UI"/>
          <w:sz w:val="18"/>
          <w:szCs w:val="18"/>
          <w:bdr w:val="none" w:sz="0" w:space="0" w:color="auto" w:frame="1"/>
          <w:shd w:val="clear" w:color="auto" w:fill="C6C6C6"/>
        </w:rPr>
        <w:t> </w:t>
      </w:r>
    </w:p>
    <w:p w14:paraId="57FB7926"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65637C85"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Q7 — Advisees of a lecturer:</w:t>
      </w:r>
      <w:r>
        <w:rPr>
          <w:rStyle w:val="eop"/>
          <w:rFonts w:ascii="Consolas" w:hAnsi="Consolas" w:cs="Segoe UI"/>
          <w:sz w:val="18"/>
          <w:szCs w:val="18"/>
          <w:bdr w:val="none" w:sz="0" w:space="0" w:color="auto" w:frame="1"/>
          <w:shd w:val="clear" w:color="auto" w:fill="C6C6C6"/>
        </w:rPr>
        <w:t> </w:t>
      </w:r>
    </w:p>
    <w:p w14:paraId="34ACF2BA"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students s</w:t>
      </w:r>
      <w:r>
        <w:rPr>
          <w:rStyle w:val="eop"/>
          <w:rFonts w:ascii="Consolas" w:hAnsi="Consolas" w:cs="Segoe UI"/>
          <w:sz w:val="18"/>
          <w:szCs w:val="18"/>
          <w:bdr w:val="none" w:sz="0" w:space="0" w:color="auto" w:frame="1"/>
          <w:shd w:val="clear" w:color="auto" w:fill="C6C6C6"/>
        </w:rPr>
        <w:t> </w:t>
      </w:r>
    </w:p>
    <w:p w14:paraId="69E89F70"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s.advisor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sz="0" w:space="0" w:color="auto" w:frame="1"/>
          <w:shd w:val="clear" w:color="auto" w:fill="C6C6C6"/>
        </w:rPr>
        <w:t> </w:t>
      </w:r>
    </w:p>
    <w:p w14:paraId="1C396BAC"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w:t>
      </w:r>
      <w:proofErr w:type="spellStart"/>
      <w:proofErr w:type="gramStart"/>
      <w:r>
        <w:rPr>
          <w:rStyle w:val="normaltextrun"/>
          <w:rFonts w:ascii="Consolas" w:hAnsi="Consolas" w:cs="Segoe UI"/>
          <w:sz w:val="18"/>
          <w:szCs w:val="18"/>
        </w:rPr>
        <w:t>l.lecturerslastname</w:t>
      </w:r>
      <w:proofErr w:type="spellEnd"/>
      <w:proofErr w:type="gramEnd"/>
      <w:r>
        <w:rPr>
          <w:rStyle w:val="normaltextrun"/>
          <w:rFonts w:ascii="Consolas" w:hAnsi="Consolas" w:cs="Segoe UI"/>
          <w:sz w:val="18"/>
          <w:szCs w:val="18"/>
        </w:rPr>
        <w:t>) = LOWER(?)</w:t>
      </w:r>
      <w:r>
        <w:rPr>
          <w:rStyle w:val="eop"/>
          <w:rFonts w:ascii="Consolas" w:hAnsi="Consolas" w:cs="Segoe UI"/>
          <w:sz w:val="18"/>
          <w:szCs w:val="18"/>
          <w:bdr w:val="none" w:sz="0" w:space="0" w:color="auto" w:frame="1"/>
          <w:shd w:val="clear" w:color="auto" w:fill="C6C6C6"/>
        </w:rPr>
        <w:t> </w:t>
      </w:r>
    </w:p>
    <w:p w14:paraId="61E4731C"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1420D9E8"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Q8 — Publications in a year:</w:t>
      </w:r>
      <w:r>
        <w:rPr>
          <w:rStyle w:val="eop"/>
          <w:rFonts w:ascii="Consolas" w:hAnsi="Consolas" w:cs="Segoe UI"/>
          <w:sz w:val="18"/>
          <w:szCs w:val="18"/>
          <w:bdr w:val="none" w:sz="0" w:space="0" w:color="auto" w:frame="1"/>
          <w:shd w:val="clear" w:color="auto" w:fill="C6C6C6"/>
        </w:rPr>
        <w:t> </w:t>
      </w:r>
    </w:p>
    <w:p w14:paraId="4B545FDD"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w:t>
      </w:r>
      <w:proofErr w:type="spellStart"/>
      <w:r>
        <w:rPr>
          <w:rStyle w:val="normaltextrun"/>
          <w:rFonts w:ascii="Consolas" w:hAnsi="Consolas" w:cs="Segoe UI"/>
          <w:sz w:val="18"/>
          <w:szCs w:val="18"/>
        </w:rPr>
        <w:t>lecturer_publications</w:t>
      </w:r>
      <w:proofErr w:type="spellEnd"/>
      <w:r>
        <w:rPr>
          <w:rStyle w:val="normaltextrun"/>
          <w:rFonts w:ascii="Consolas" w:hAnsi="Consolas" w:cs="Segoe UI"/>
          <w:sz w:val="18"/>
          <w:szCs w:val="18"/>
        </w:rPr>
        <w:t> p</w:t>
      </w:r>
      <w:r>
        <w:rPr>
          <w:rStyle w:val="eop"/>
          <w:rFonts w:ascii="Consolas" w:hAnsi="Consolas" w:cs="Segoe UI"/>
          <w:sz w:val="18"/>
          <w:szCs w:val="18"/>
          <w:bdr w:val="none" w:sz="0" w:space="0" w:color="auto" w:frame="1"/>
          <w:shd w:val="clear" w:color="auto" w:fill="C6C6C6"/>
        </w:rPr>
        <w:t> </w:t>
      </w:r>
    </w:p>
    <w:p w14:paraId="7EEE7F2B"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p.LecturerID</w:t>
      </w:r>
      <w:proofErr w:type="spellEnd"/>
      <w:proofErr w:type="gramEnd"/>
      <w:r>
        <w:rPr>
          <w:rStyle w:val="eop"/>
          <w:rFonts w:ascii="Consolas" w:hAnsi="Consolas" w:cs="Segoe UI"/>
          <w:sz w:val="18"/>
          <w:szCs w:val="18"/>
          <w:bdr w:val="none" w:sz="0" w:space="0" w:color="auto" w:frame="1"/>
          <w:shd w:val="clear" w:color="auto" w:fill="C6C6C6"/>
        </w:rPr>
        <w:t> </w:t>
      </w:r>
    </w:p>
    <w:p w14:paraId="1E918551"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departments d ON </w:t>
      </w:r>
      <w:proofErr w:type="spellStart"/>
      <w:proofErr w:type="gramStart"/>
      <w:r>
        <w:rPr>
          <w:rStyle w:val="normaltextrun"/>
          <w:rFonts w:ascii="Consolas" w:hAnsi="Consolas" w:cs="Segoe UI"/>
          <w:sz w:val="18"/>
          <w:szCs w:val="18"/>
        </w:rPr>
        <w:t>d.DepartmentID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l.departmentID</w:t>
      </w:r>
      <w:proofErr w:type="spellEnd"/>
      <w:proofErr w:type="gramEnd"/>
      <w:r>
        <w:rPr>
          <w:rStyle w:val="eop"/>
          <w:rFonts w:ascii="Consolas" w:hAnsi="Consolas" w:cs="Segoe UI"/>
          <w:sz w:val="18"/>
          <w:szCs w:val="18"/>
          <w:bdr w:val="none" w:sz="0" w:space="0" w:color="auto" w:frame="1"/>
          <w:shd w:val="clear" w:color="auto" w:fill="C6C6C6"/>
        </w:rPr>
        <w:t> </w:t>
      </w:r>
    </w:p>
    <w:p w14:paraId="4FB42F18"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p.publication</w:t>
      </w:r>
      <w:proofErr w:type="gramEnd"/>
      <w:r>
        <w:rPr>
          <w:rStyle w:val="normaltextrun"/>
          <w:rFonts w:ascii="Consolas" w:hAnsi="Consolas" w:cs="Segoe UI"/>
          <w:sz w:val="18"/>
          <w:szCs w:val="18"/>
        </w:rPr>
        <w:t>_year</w:t>
      </w:r>
      <w:proofErr w:type="spellEnd"/>
      <w:r>
        <w:rPr>
          <w:rStyle w:val="normaltextrun"/>
          <w:rFonts w:ascii="Consolas" w:hAnsi="Consolas" w:cs="Segoe UI"/>
          <w:sz w:val="18"/>
          <w:szCs w:val="18"/>
        </w:rPr>
        <w:t> </w:t>
      </w:r>
      <w:proofErr w:type="gramStart"/>
      <w:r>
        <w:rPr>
          <w:rStyle w:val="normaltextrun"/>
          <w:rFonts w:ascii="Consolas" w:hAnsi="Consolas" w:cs="Segoe UI"/>
          <w:sz w:val="18"/>
          <w:szCs w:val="18"/>
        </w:rPr>
        <w:t>= ?</w:t>
      </w:r>
      <w:proofErr w:type="gramEnd"/>
      <w:r>
        <w:rPr>
          <w:rStyle w:val="eop"/>
          <w:rFonts w:ascii="Consolas" w:hAnsi="Consolas" w:cs="Segoe UI"/>
          <w:sz w:val="18"/>
          <w:szCs w:val="18"/>
          <w:bdr w:val="none" w:sz="0" w:space="0" w:color="auto" w:frame="1"/>
          <w:shd w:val="clear" w:color="auto" w:fill="C6C6C6"/>
        </w:rPr>
        <w:t> </w:t>
      </w:r>
    </w:p>
    <w:p w14:paraId="4E7F8E2D"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sz="0" w:space="0" w:color="auto" w:frame="1"/>
          <w:shd w:val="clear" w:color="auto" w:fill="C6C6C6"/>
        </w:rPr>
        <w:t> </w:t>
      </w:r>
    </w:p>
    <w:p w14:paraId="0E7E21C0"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Q9 — Browse a whitelisted table:</w:t>
      </w:r>
      <w:r>
        <w:rPr>
          <w:rStyle w:val="eop"/>
          <w:rFonts w:ascii="Consolas" w:hAnsi="Consolas" w:cs="Segoe UI"/>
          <w:sz w:val="18"/>
          <w:szCs w:val="18"/>
          <w:bdr w:val="none" w:sz="0" w:space="0" w:color="auto" w:frame="1"/>
          <w:shd w:val="clear" w:color="auto" w:fill="C6C6C6"/>
        </w:rPr>
        <w:t> </w:t>
      </w:r>
    </w:p>
    <w:p w14:paraId="17E18E95"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SELECT &lt;columns from </w:t>
      </w:r>
      <w:proofErr w:type="spellStart"/>
      <w:r>
        <w:rPr>
          <w:rStyle w:val="normaltextrun"/>
          <w:rFonts w:ascii="Consolas" w:hAnsi="Consolas" w:cs="Segoe UI"/>
          <w:sz w:val="18"/>
          <w:szCs w:val="18"/>
        </w:rPr>
        <w:t>schema_meta</w:t>
      </w:r>
      <w:proofErr w:type="spellEnd"/>
      <w:r>
        <w:rPr>
          <w:rStyle w:val="normaltextrun"/>
          <w:rFonts w:ascii="Consolas" w:hAnsi="Consolas" w:cs="Segoe UI"/>
          <w:sz w:val="18"/>
          <w:szCs w:val="18"/>
        </w:rPr>
        <w:t> whitelist&gt;</w:t>
      </w:r>
      <w:r>
        <w:rPr>
          <w:rStyle w:val="eop"/>
          <w:rFonts w:ascii="Consolas" w:hAnsi="Consolas" w:cs="Segoe UI"/>
          <w:sz w:val="18"/>
          <w:szCs w:val="18"/>
          <w:bdr w:val="none" w:sz="0" w:space="0" w:color="auto" w:frame="1"/>
          <w:shd w:val="clear" w:color="auto" w:fill="C6C6C6"/>
        </w:rPr>
        <w:t> </w:t>
      </w:r>
    </w:p>
    <w:p w14:paraId="432796B6" w14:textId="77777777" w:rsidR="00BD2AFA" w:rsidRDefault="00BD2AFA" w:rsidP="00BD2AFA">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&lt;table or joined view from </w:t>
      </w:r>
      <w:proofErr w:type="spellStart"/>
      <w:r>
        <w:rPr>
          <w:rStyle w:val="normaltextrun"/>
          <w:rFonts w:ascii="Consolas" w:hAnsi="Consolas" w:cs="Segoe UI"/>
          <w:sz w:val="18"/>
          <w:szCs w:val="18"/>
        </w:rPr>
        <w:t>schema_meta</w:t>
      </w:r>
      <w:proofErr w:type="spellEnd"/>
      <w:r>
        <w:rPr>
          <w:rStyle w:val="normaltextrun"/>
          <w:rFonts w:ascii="Consolas" w:hAnsi="Consolas" w:cs="Segoe UI"/>
          <w:sz w:val="18"/>
          <w:szCs w:val="18"/>
        </w:rPr>
        <w:t> whitelist&gt;</w:t>
      </w:r>
      <w:r>
        <w:rPr>
          <w:rStyle w:val="eop"/>
          <w:rFonts w:ascii="Consolas" w:hAnsi="Consolas" w:cs="Segoe UI"/>
          <w:sz w:val="18"/>
          <w:szCs w:val="18"/>
          <w:bdr w:val="none" w:sz="0" w:space="0" w:color="auto" w:frame="1"/>
          <w:shd w:val="clear" w:color="auto" w:fill="C6C6C6"/>
        </w:rPr>
        <w:t> </w:t>
      </w:r>
    </w:p>
    <w:p w14:paraId="212D3E8C" w14:textId="772CA6F2" w:rsidR="009224DA" w:rsidRDefault="009224DA" w:rsidP="009224DA">
      <w:pPr>
        <w:spacing w:line="480" w:lineRule="auto"/>
        <w:rPr>
          <w:rStyle w:val="normaltextrun"/>
          <w:rFonts w:ascii="Arial" w:hAnsi="Arial" w:cs="Arial"/>
          <w:color w:val="000000"/>
          <w:shd w:val="clear" w:color="auto" w:fill="FFFFFF"/>
        </w:rPr>
      </w:pPr>
      <w:r w:rsidRPr="009224DA">
        <w:rPr>
          <w:rStyle w:val="normaltextrun"/>
          <w:rFonts w:ascii="Arial" w:hAnsi="Arial" w:cs="Arial"/>
          <w:color w:val="000000"/>
          <w:shd w:val="clear" w:color="auto" w:fill="FFFFFF"/>
        </w:rPr>
        <w:lastRenderedPageBreak/>
        <w:t>Every query above uses DB-</w:t>
      </w:r>
      <w:proofErr w:type="gramStart"/>
      <w:r w:rsidRPr="009224DA">
        <w:rPr>
          <w:rStyle w:val="normaltextrun"/>
          <w:rFonts w:ascii="Arial" w:hAnsi="Arial" w:cs="Arial"/>
          <w:color w:val="000000"/>
          <w:shd w:val="clear" w:color="auto" w:fill="FFFFFF"/>
        </w:rPr>
        <w:t>API ?</w:t>
      </w:r>
      <w:proofErr w:type="gramEnd"/>
      <w:r w:rsidRPr="009224DA">
        <w:rPr>
          <w:rStyle w:val="normaltextrun"/>
          <w:rFonts w:ascii="Arial" w:hAnsi="Arial" w:cs="Arial"/>
          <w:color w:val="000000"/>
          <w:shd w:val="clear" w:color="auto" w:fill="FFFFFF"/>
        </w:rPr>
        <w:t> placeholders — never string formatting — and every identifier used by Q9 comes from the whitelist described in Chapter 4.</w:t>
      </w:r>
    </w:p>
    <w:p w14:paraId="070D915F" w14:textId="77777777" w:rsidR="009224DA" w:rsidRDefault="009224DA">
      <w:pPr>
        <w:rPr>
          <w:rStyle w:val="normaltextrun"/>
          <w:rFonts w:ascii="Arial" w:hAnsi="Arial" w:cs="Arial"/>
          <w:color w:val="000000"/>
          <w:shd w:val="clear" w:color="auto" w:fill="FFFFFF"/>
        </w:rPr>
      </w:pPr>
      <w:r>
        <w:rPr>
          <w:rStyle w:val="normaltextrun"/>
          <w:rFonts w:ascii="Arial" w:hAnsi="Arial" w:cs="Arial"/>
          <w:color w:val="000000"/>
          <w:shd w:val="clear" w:color="auto" w:fill="FFFFFF"/>
        </w:rPr>
        <w:br w:type="page"/>
      </w:r>
    </w:p>
    <w:sectPr w:rsidR="009224DA" w:rsidSect="00F97C43">
      <w:footerReference w:type="default" r:id="rId33"/>
      <w:endnotePr>
        <w:numFmt w:val="lowerLetter"/>
      </w:endnotePr>
      <w:pgSz w:w="11907" w:h="16840" w:code="9"/>
      <w:pgMar w:top="1440" w:right="2160" w:bottom="1440" w:left="1797"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36652" w14:textId="77777777" w:rsidR="00883C00" w:rsidRDefault="00883C00">
      <w:r>
        <w:separator/>
      </w:r>
    </w:p>
  </w:endnote>
  <w:endnote w:type="continuationSeparator" w:id="0">
    <w:p w14:paraId="4A230AB0" w14:textId="77777777" w:rsidR="00883C00" w:rsidRDefault="00883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6089" w14:textId="77777777" w:rsidR="00F97C43" w:rsidRPr="0035104A" w:rsidRDefault="00F97C43" w:rsidP="00F96730">
    <w:pPr>
      <w:pStyle w:val="Footer"/>
      <w:tabs>
        <w:tab w:val="left" w:pos="3405"/>
        <w:tab w:val="center" w:pos="3975"/>
      </w:tabs>
      <w:rPr>
        <w:rFonts w:ascii="Arial" w:hAnsi="Arial" w:cs="Arial"/>
        <w:sz w:val="16"/>
        <w:szCs w:val="16"/>
      </w:rPr>
    </w:pPr>
    <w:r>
      <w:rPr>
        <w:rFonts w:ascii="Arial" w:hAnsi="Arial" w:cs="Arial"/>
        <w:sz w:val="16"/>
        <w:szCs w:val="16"/>
      </w:rPr>
      <w:tab/>
    </w:r>
  </w:p>
  <w:p w14:paraId="0CF04AC1" w14:textId="77777777" w:rsidR="00F97C43" w:rsidRDefault="00F97C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B304" w14:textId="77777777" w:rsidR="005A66AA" w:rsidRPr="0035104A" w:rsidRDefault="005A66AA" w:rsidP="00F96730">
    <w:pPr>
      <w:pStyle w:val="Footer"/>
      <w:tabs>
        <w:tab w:val="left" w:pos="3405"/>
        <w:tab w:val="center" w:pos="3975"/>
      </w:tabs>
      <w:rPr>
        <w:rFonts w:ascii="Arial" w:hAnsi="Arial" w:cs="Arial"/>
        <w:sz w:val="16"/>
        <w:szCs w:val="16"/>
      </w:rPr>
    </w:pPr>
    <w:r>
      <w:rPr>
        <w:rFonts w:ascii="Arial" w:hAnsi="Arial" w:cs="Arial"/>
        <w:sz w:val="16"/>
        <w:szCs w:val="16"/>
      </w:rPr>
      <w:tab/>
    </w:r>
    <w:r>
      <w:rPr>
        <w:rFonts w:ascii="Arial" w:hAnsi="Arial" w:cs="Arial"/>
        <w:sz w:val="16"/>
        <w:szCs w:val="16"/>
      </w:rPr>
      <w:tab/>
    </w:r>
    <w:r w:rsidRPr="0035104A">
      <w:rPr>
        <w:rFonts w:ascii="Arial" w:hAnsi="Arial" w:cs="Arial"/>
        <w:sz w:val="16"/>
        <w:szCs w:val="16"/>
      </w:rPr>
      <w:t xml:space="preserve">Page </w:t>
    </w:r>
    <w:r w:rsidRPr="0035104A">
      <w:rPr>
        <w:rFonts w:ascii="Arial" w:hAnsi="Arial" w:cs="Arial"/>
        <w:b/>
        <w:bCs/>
        <w:sz w:val="16"/>
        <w:szCs w:val="16"/>
      </w:rPr>
      <w:fldChar w:fldCharType="begin"/>
    </w:r>
    <w:r w:rsidRPr="0035104A">
      <w:rPr>
        <w:rFonts w:ascii="Arial" w:hAnsi="Arial" w:cs="Arial"/>
        <w:b/>
        <w:bCs/>
        <w:sz w:val="16"/>
        <w:szCs w:val="16"/>
      </w:rPr>
      <w:instrText xml:space="preserve"> PAGE </w:instrText>
    </w:r>
    <w:r w:rsidRPr="0035104A">
      <w:rPr>
        <w:rFonts w:ascii="Arial" w:hAnsi="Arial" w:cs="Arial"/>
        <w:b/>
        <w:bCs/>
        <w:sz w:val="16"/>
        <w:szCs w:val="16"/>
      </w:rPr>
      <w:fldChar w:fldCharType="separate"/>
    </w:r>
    <w:r w:rsidRPr="0035104A">
      <w:rPr>
        <w:rFonts w:ascii="Arial" w:hAnsi="Arial" w:cs="Arial"/>
        <w:b/>
        <w:bCs/>
        <w:noProof/>
        <w:sz w:val="16"/>
        <w:szCs w:val="16"/>
      </w:rPr>
      <w:t>2</w:t>
    </w:r>
    <w:r w:rsidRPr="0035104A">
      <w:rPr>
        <w:rFonts w:ascii="Arial" w:hAnsi="Arial" w:cs="Arial"/>
        <w:b/>
        <w:bCs/>
        <w:sz w:val="16"/>
        <w:szCs w:val="16"/>
      </w:rPr>
      <w:fldChar w:fldCharType="end"/>
    </w:r>
    <w:r w:rsidRPr="0035104A">
      <w:rPr>
        <w:rFonts w:ascii="Arial" w:hAnsi="Arial" w:cs="Arial"/>
        <w:sz w:val="16"/>
        <w:szCs w:val="16"/>
      </w:rPr>
      <w:t xml:space="preserve"> of </w:t>
    </w:r>
    <w:r w:rsidRPr="0035104A">
      <w:rPr>
        <w:rFonts w:ascii="Arial" w:hAnsi="Arial" w:cs="Arial"/>
        <w:b/>
        <w:bCs/>
        <w:sz w:val="16"/>
        <w:szCs w:val="16"/>
      </w:rPr>
      <w:fldChar w:fldCharType="begin"/>
    </w:r>
    <w:r w:rsidRPr="0035104A">
      <w:rPr>
        <w:rFonts w:ascii="Arial" w:hAnsi="Arial" w:cs="Arial"/>
        <w:b/>
        <w:bCs/>
        <w:sz w:val="16"/>
        <w:szCs w:val="16"/>
      </w:rPr>
      <w:instrText xml:space="preserve"> NUMPAGES  </w:instrText>
    </w:r>
    <w:r w:rsidRPr="0035104A">
      <w:rPr>
        <w:rFonts w:ascii="Arial" w:hAnsi="Arial" w:cs="Arial"/>
        <w:b/>
        <w:bCs/>
        <w:sz w:val="16"/>
        <w:szCs w:val="16"/>
      </w:rPr>
      <w:fldChar w:fldCharType="separate"/>
    </w:r>
    <w:r w:rsidRPr="0035104A">
      <w:rPr>
        <w:rFonts w:ascii="Arial" w:hAnsi="Arial" w:cs="Arial"/>
        <w:b/>
        <w:bCs/>
        <w:noProof/>
        <w:sz w:val="16"/>
        <w:szCs w:val="16"/>
      </w:rPr>
      <w:t>2</w:t>
    </w:r>
    <w:r w:rsidRPr="0035104A">
      <w:rPr>
        <w:rFonts w:ascii="Arial" w:hAnsi="Arial" w:cs="Arial"/>
        <w:b/>
        <w:bCs/>
        <w:sz w:val="16"/>
        <w:szCs w:val="16"/>
      </w:rPr>
      <w:fldChar w:fldCharType="end"/>
    </w:r>
  </w:p>
  <w:p w14:paraId="40129C76" w14:textId="77777777" w:rsidR="005A66AA" w:rsidRDefault="005A66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FBEAA" w14:textId="77777777" w:rsidR="00883C00" w:rsidRDefault="00883C00">
      <w:r>
        <w:separator/>
      </w:r>
    </w:p>
  </w:footnote>
  <w:footnote w:type="continuationSeparator" w:id="0">
    <w:p w14:paraId="5499CFBE" w14:textId="77777777" w:rsidR="00883C00" w:rsidRDefault="00883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E081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E4A7C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062621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9785DB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19C4D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465F1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84C6E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89C2A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F1AE6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F888F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8F75CA"/>
    <w:multiLevelType w:val="hybridMultilevel"/>
    <w:tmpl w:val="29D07DD4"/>
    <w:lvl w:ilvl="0" w:tplc="2512AED6">
      <w:start w:val="3"/>
      <w:numFmt w:val="decimal"/>
      <w:lvlText w:val="%1.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0D0959"/>
    <w:multiLevelType w:val="multilevel"/>
    <w:tmpl w:val="B27255FA"/>
    <w:lvl w:ilvl="0">
      <w:start w:val="1"/>
      <w:numFmt w:val="decimal"/>
      <w:pStyle w:val="Heading1"/>
      <w:suff w:val="nothing"/>
      <w:lvlText w:val="Chapter %1.  "/>
      <w:lvlJc w:val="left"/>
      <w:pPr>
        <w:ind w:left="3970" w:firstLine="0"/>
      </w:pPr>
      <w:rPr>
        <w:rFonts w:ascii="Arial" w:hAnsi="Arial" w:cs="Arial" w:hint="default"/>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ind w:left="480" w:hanging="480"/>
      </w:pPr>
      <w:rPr>
        <w:rFonts w:hint="eastAsia"/>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upperLetter"/>
      <w:pStyle w:val="Heading6"/>
      <w:suff w:val="nothing"/>
      <w:lvlText w:val="Appendix %6. "/>
      <w:lvlJc w:val="left"/>
      <w:pPr>
        <w:ind w:left="2269" w:firstLine="0"/>
      </w:pPr>
      <w:rPr>
        <w:rFonts w:ascii="Arial" w:hAnsi="Arial" w:cs="Arial" w:hint="default"/>
        <w:i w:val="0"/>
        <w:iCs w:val="0"/>
        <w:caps w:val="0"/>
        <w:smallCaps w:val="0"/>
        <w:strike w:val="0"/>
        <w:dstrike w:val="0"/>
        <w:noProof w:val="0"/>
        <w:vanish w:val="0"/>
        <w:color w:val="000000"/>
        <w:spacing w:val="0"/>
        <w:kern w:val="0"/>
        <w:position w:val="0"/>
        <w:sz w:val="24"/>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A.%7"/>
      <w:lvlJc w:val="left"/>
      <w:pPr>
        <w:ind w:left="480" w:hanging="480"/>
      </w:pPr>
      <w:rPr>
        <w:rFonts w:hint="eastAsia"/>
      </w:rPr>
    </w:lvl>
    <w:lvl w:ilvl="7">
      <w:start w:val="1"/>
      <w:numFmt w:val="decimal"/>
      <w:pStyle w:val="Heading8"/>
      <w:lvlText w:val="%6.%7.%8 "/>
      <w:lvlJc w:val="left"/>
      <w:pPr>
        <w:tabs>
          <w:tab w:val="num" w:pos="90"/>
        </w:tabs>
        <w:ind w:left="153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2972288F"/>
    <w:multiLevelType w:val="multilevel"/>
    <w:tmpl w:val="BA225662"/>
    <w:lvl w:ilvl="0">
      <w:start w:val="1"/>
      <w:numFmt w:val="decimal"/>
      <w:lvlText w:val="B.%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35501ED"/>
    <w:multiLevelType w:val="hybridMultilevel"/>
    <w:tmpl w:val="E2AC80DC"/>
    <w:lvl w:ilvl="0" w:tplc="0CF2F3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67E41F0"/>
    <w:multiLevelType w:val="hybridMultilevel"/>
    <w:tmpl w:val="A3EACD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95C4C57"/>
    <w:multiLevelType w:val="hybridMultilevel"/>
    <w:tmpl w:val="764E2D0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C014432"/>
    <w:multiLevelType w:val="multilevel"/>
    <w:tmpl w:val="5B96180A"/>
    <w:lvl w:ilvl="0">
      <w:start w:val="1"/>
      <w:numFmt w:val="decimal"/>
      <w:lvlText w:val="A.%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50C30388"/>
    <w:multiLevelType w:val="hybridMultilevel"/>
    <w:tmpl w:val="8682CE56"/>
    <w:lvl w:ilvl="0" w:tplc="EF8448E0">
      <w:start w:val="1"/>
      <w:numFmt w:val="upperLetter"/>
      <w:lvlText w:val="Appendix %1"/>
      <w:lvlJc w:val="left"/>
      <w:pPr>
        <w:ind w:left="48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1627F9E"/>
    <w:multiLevelType w:val="multilevel"/>
    <w:tmpl w:val="96E41AF2"/>
    <w:lvl w:ilvl="0">
      <w:start w:val="1"/>
      <w:numFmt w:val="decimal"/>
      <w:lvlText w:val="C.%1"/>
      <w:lvlJc w:val="left"/>
      <w:pPr>
        <w:ind w:left="425" w:hanging="425"/>
      </w:pPr>
      <w:rPr>
        <w:rFonts w:hint="eastAsia"/>
        <w:sz w:val="22"/>
        <w:szCs w:val="2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971015174">
    <w:abstractNumId w:val="9"/>
  </w:num>
  <w:num w:numId="2" w16cid:durableId="44840186">
    <w:abstractNumId w:val="7"/>
  </w:num>
  <w:num w:numId="3" w16cid:durableId="585765302">
    <w:abstractNumId w:val="6"/>
  </w:num>
  <w:num w:numId="4" w16cid:durableId="866063328">
    <w:abstractNumId w:val="5"/>
  </w:num>
  <w:num w:numId="5" w16cid:durableId="674842457">
    <w:abstractNumId w:val="4"/>
  </w:num>
  <w:num w:numId="6" w16cid:durableId="1744990015">
    <w:abstractNumId w:val="8"/>
  </w:num>
  <w:num w:numId="7" w16cid:durableId="389115606">
    <w:abstractNumId w:val="3"/>
  </w:num>
  <w:num w:numId="8" w16cid:durableId="1513762953">
    <w:abstractNumId w:val="2"/>
  </w:num>
  <w:num w:numId="9" w16cid:durableId="876114764">
    <w:abstractNumId w:val="1"/>
  </w:num>
  <w:num w:numId="10" w16cid:durableId="1981036516">
    <w:abstractNumId w:val="0"/>
  </w:num>
  <w:num w:numId="11" w16cid:durableId="102189021">
    <w:abstractNumId w:val="11"/>
  </w:num>
  <w:num w:numId="12" w16cid:durableId="1364750631">
    <w:abstractNumId w:val="10"/>
  </w:num>
  <w:num w:numId="13" w16cid:durableId="1882942018">
    <w:abstractNumId w:val="14"/>
  </w:num>
  <w:num w:numId="14" w16cid:durableId="1344238079">
    <w:abstractNumId w:val="13"/>
  </w:num>
  <w:num w:numId="15" w16cid:durableId="1239441292">
    <w:abstractNumId w:val="15"/>
  </w:num>
  <w:num w:numId="16" w16cid:durableId="798229795">
    <w:abstractNumId w:val="17"/>
  </w:num>
  <w:num w:numId="17" w16cid:durableId="2082557784">
    <w:abstractNumId w:val="12"/>
  </w:num>
  <w:num w:numId="18" w16cid:durableId="1839421750">
    <w:abstractNumId w:val="16"/>
  </w:num>
  <w:num w:numId="19" w16cid:durableId="460072106">
    <w:abstractNumId w:val="1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Hiu Yan">
    <w15:presenceInfo w15:providerId="AD" w15:userId="S::sghli47@liverpool.ac.uk::0e3c1cec-e6e8-411d-bbda-d04deff154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clickAndTypeStyle w:val="BodyText"/>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lowerLette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MjW2MDW1MLcwNTNS0lEKTi0uzszPAykwrQUAwB08gSwAAAA="/>
  </w:docVars>
  <w:rsids>
    <w:rsidRoot w:val="002744B8"/>
    <w:rsid w:val="00001C56"/>
    <w:rsid w:val="0000792D"/>
    <w:rsid w:val="00013669"/>
    <w:rsid w:val="00015967"/>
    <w:rsid w:val="00021C8B"/>
    <w:rsid w:val="000228ED"/>
    <w:rsid w:val="00023DDF"/>
    <w:rsid w:val="00024800"/>
    <w:rsid w:val="00037DF0"/>
    <w:rsid w:val="00051DB0"/>
    <w:rsid w:val="00060902"/>
    <w:rsid w:val="00063BD7"/>
    <w:rsid w:val="00064F9A"/>
    <w:rsid w:val="00066F4B"/>
    <w:rsid w:val="00072071"/>
    <w:rsid w:val="00077CCF"/>
    <w:rsid w:val="00084103"/>
    <w:rsid w:val="00094502"/>
    <w:rsid w:val="000A19ED"/>
    <w:rsid w:val="000B46B7"/>
    <w:rsid w:val="000B4A38"/>
    <w:rsid w:val="000B6038"/>
    <w:rsid w:val="000C7E37"/>
    <w:rsid w:val="000D68CB"/>
    <w:rsid w:val="000E3448"/>
    <w:rsid w:val="000E7182"/>
    <w:rsid w:val="0010025E"/>
    <w:rsid w:val="00102022"/>
    <w:rsid w:val="00105B11"/>
    <w:rsid w:val="00106C21"/>
    <w:rsid w:val="00124C5E"/>
    <w:rsid w:val="00131C2C"/>
    <w:rsid w:val="00143BA2"/>
    <w:rsid w:val="0015101F"/>
    <w:rsid w:val="00153CC4"/>
    <w:rsid w:val="00154A4D"/>
    <w:rsid w:val="001619DF"/>
    <w:rsid w:val="00164B44"/>
    <w:rsid w:val="00165212"/>
    <w:rsid w:val="001727AB"/>
    <w:rsid w:val="001772B4"/>
    <w:rsid w:val="001800B6"/>
    <w:rsid w:val="00193637"/>
    <w:rsid w:val="001A5819"/>
    <w:rsid w:val="001B061C"/>
    <w:rsid w:val="001B63B3"/>
    <w:rsid w:val="001B7C6A"/>
    <w:rsid w:val="001C2446"/>
    <w:rsid w:val="001C61A2"/>
    <w:rsid w:val="001D2DC4"/>
    <w:rsid w:val="001D4EAA"/>
    <w:rsid w:val="001E2A82"/>
    <w:rsid w:val="001E4454"/>
    <w:rsid w:val="001F1A7C"/>
    <w:rsid w:val="001F6DFC"/>
    <w:rsid w:val="0020561E"/>
    <w:rsid w:val="00207C87"/>
    <w:rsid w:val="002120BA"/>
    <w:rsid w:val="002148DA"/>
    <w:rsid w:val="00214E80"/>
    <w:rsid w:val="00214FA0"/>
    <w:rsid w:val="00227ED6"/>
    <w:rsid w:val="0023198B"/>
    <w:rsid w:val="00252986"/>
    <w:rsid w:val="00256245"/>
    <w:rsid w:val="00261216"/>
    <w:rsid w:val="002628B6"/>
    <w:rsid w:val="0026661F"/>
    <w:rsid w:val="00271580"/>
    <w:rsid w:val="002735A5"/>
    <w:rsid w:val="002744B8"/>
    <w:rsid w:val="00286B7E"/>
    <w:rsid w:val="002A48F6"/>
    <w:rsid w:val="002A78C8"/>
    <w:rsid w:val="002B6903"/>
    <w:rsid w:val="002B7D42"/>
    <w:rsid w:val="002C3C48"/>
    <w:rsid w:val="002C61D0"/>
    <w:rsid w:val="002C6D7C"/>
    <w:rsid w:val="002D436B"/>
    <w:rsid w:val="002D71E5"/>
    <w:rsid w:val="002F0F24"/>
    <w:rsid w:val="00300270"/>
    <w:rsid w:val="003004CA"/>
    <w:rsid w:val="00321E48"/>
    <w:rsid w:val="00324C4B"/>
    <w:rsid w:val="0033050B"/>
    <w:rsid w:val="003375CF"/>
    <w:rsid w:val="00340A31"/>
    <w:rsid w:val="00344D7C"/>
    <w:rsid w:val="00350607"/>
    <w:rsid w:val="0035104A"/>
    <w:rsid w:val="00352540"/>
    <w:rsid w:val="00352EA3"/>
    <w:rsid w:val="00353264"/>
    <w:rsid w:val="00355E1B"/>
    <w:rsid w:val="00355F7F"/>
    <w:rsid w:val="0036173D"/>
    <w:rsid w:val="0037093D"/>
    <w:rsid w:val="00370B4C"/>
    <w:rsid w:val="00371C1C"/>
    <w:rsid w:val="00371D10"/>
    <w:rsid w:val="00380F90"/>
    <w:rsid w:val="003830CE"/>
    <w:rsid w:val="003859C8"/>
    <w:rsid w:val="003A042C"/>
    <w:rsid w:val="003A1876"/>
    <w:rsid w:val="003A4167"/>
    <w:rsid w:val="003B0DC9"/>
    <w:rsid w:val="003B4489"/>
    <w:rsid w:val="003D4E16"/>
    <w:rsid w:val="003F18D4"/>
    <w:rsid w:val="00404818"/>
    <w:rsid w:val="00413629"/>
    <w:rsid w:val="00416069"/>
    <w:rsid w:val="00434622"/>
    <w:rsid w:val="004376CD"/>
    <w:rsid w:val="00442720"/>
    <w:rsid w:val="00443685"/>
    <w:rsid w:val="00462112"/>
    <w:rsid w:val="00465261"/>
    <w:rsid w:val="00466B3B"/>
    <w:rsid w:val="00483E8B"/>
    <w:rsid w:val="00487C6C"/>
    <w:rsid w:val="004A13E0"/>
    <w:rsid w:val="004A1C11"/>
    <w:rsid w:val="004A4C2F"/>
    <w:rsid w:val="004A4CFA"/>
    <w:rsid w:val="004A4D73"/>
    <w:rsid w:val="004A61BB"/>
    <w:rsid w:val="004C4CE5"/>
    <w:rsid w:val="004C4D9F"/>
    <w:rsid w:val="004D7211"/>
    <w:rsid w:val="004F2246"/>
    <w:rsid w:val="00507006"/>
    <w:rsid w:val="0051126E"/>
    <w:rsid w:val="00514DA8"/>
    <w:rsid w:val="00517477"/>
    <w:rsid w:val="00521B69"/>
    <w:rsid w:val="00531212"/>
    <w:rsid w:val="0053502F"/>
    <w:rsid w:val="00550D45"/>
    <w:rsid w:val="00551C18"/>
    <w:rsid w:val="005537B4"/>
    <w:rsid w:val="0055498C"/>
    <w:rsid w:val="00555C71"/>
    <w:rsid w:val="005560EE"/>
    <w:rsid w:val="005619C8"/>
    <w:rsid w:val="005739E3"/>
    <w:rsid w:val="00581A84"/>
    <w:rsid w:val="005829D6"/>
    <w:rsid w:val="00591063"/>
    <w:rsid w:val="005955D8"/>
    <w:rsid w:val="005A66AA"/>
    <w:rsid w:val="005A69FF"/>
    <w:rsid w:val="005C26FD"/>
    <w:rsid w:val="005C2F38"/>
    <w:rsid w:val="005C5294"/>
    <w:rsid w:val="005D00F3"/>
    <w:rsid w:val="005D03F4"/>
    <w:rsid w:val="005D43E6"/>
    <w:rsid w:val="005D7B74"/>
    <w:rsid w:val="005E010C"/>
    <w:rsid w:val="005E189A"/>
    <w:rsid w:val="005E6012"/>
    <w:rsid w:val="005E60F4"/>
    <w:rsid w:val="00600CAA"/>
    <w:rsid w:val="006027AB"/>
    <w:rsid w:val="006035EC"/>
    <w:rsid w:val="006148E4"/>
    <w:rsid w:val="006156C7"/>
    <w:rsid w:val="00630F29"/>
    <w:rsid w:val="00635E9B"/>
    <w:rsid w:val="00636A0D"/>
    <w:rsid w:val="0064383A"/>
    <w:rsid w:val="00643F58"/>
    <w:rsid w:val="0064468B"/>
    <w:rsid w:val="0064538D"/>
    <w:rsid w:val="00656A59"/>
    <w:rsid w:val="00670A2B"/>
    <w:rsid w:val="006846AD"/>
    <w:rsid w:val="00693584"/>
    <w:rsid w:val="006A0466"/>
    <w:rsid w:val="006A74D5"/>
    <w:rsid w:val="006C2573"/>
    <w:rsid w:val="006C4769"/>
    <w:rsid w:val="006C6A92"/>
    <w:rsid w:val="006D0E9A"/>
    <w:rsid w:val="006E027C"/>
    <w:rsid w:val="006E74AF"/>
    <w:rsid w:val="006F3F0B"/>
    <w:rsid w:val="00703C1F"/>
    <w:rsid w:val="00705235"/>
    <w:rsid w:val="00707802"/>
    <w:rsid w:val="00711B8E"/>
    <w:rsid w:val="0071263B"/>
    <w:rsid w:val="0072112D"/>
    <w:rsid w:val="00724FAE"/>
    <w:rsid w:val="007279A0"/>
    <w:rsid w:val="0073580B"/>
    <w:rsid w:val="00746A31"/>
    <w:rsid w:val="00747464"/>
    <w:rsid w:val="0074769E"/>
    <w:rsid w:val="00756D3E"/>
    <w:rsid w:val="0075709A"/>
    <w:rsid w:val="00763C63"/>
    <w:rsid w:val="00770BCE"/>
    <w:rsid w:val="0077128C"/>
    <w:rsid w:val="00771429"/>
    <w:rsid w:val="0077374A"/>
    <w:rsid w:val="007767F2"/>
    <w:rsid w:val="00780587"/>
    <w:rsid w:val="007819DC"/>
    <w:rsid w:val="0078481A"/>
    <w:rsid w:val="0079455F"/>
    <w:rsid w:val="0079641F"/>
    <w:rsid w:val="007968C8"/>
    <w:rsid w:val="00797A8B"/>
    <w:rsid w:val="007A13A8"/>
    <w:rsid w:val="007A29B5"/>
    <w:rsid w:val="007A4496"/>
    <w:rsid w:val="007A4DC6"/>
    <w:rsid w:val="007B5B8C"/>
    <w:rsid w:val="007C038B"/>
    <w:rsid w:val="007C317C"/>
    <w:rsid w:val="007C4F76"/>
    <w:rsid w:val="007C57FD"/>
    <w:rsid w:val="007C745F"/>
    <w:rsid w:val="007D0634"/>
    <w:rsid w:val="007D1878"/>
    <w:rsid w:val="007D501D"/>
    <w:rsid w:val="007D6E5B"/>
    <w:rsid w:val="007D74CC"/>
    <w:rsid w:val="0080010B"/>
    <w:rsid w:val="00802BDE"/>
    <w:rsid w:val="008076A4"/>
    <w:rsid w:val="00807D84"/>
    <w:rsid w:val="008107C3"/>
    <w:rsid w:val="00812A21"/>
    <w:rsid w:val="00813F1B"/>
    <w:rsid w:val="008253B0"/>
    <w:rsid w:val="00833A3F"/>
    <w:rsid w:val="00846D98"/>
    <w:rsid w:val="00865895"/>
    <w:rsid w:val="00880C7E"/>
    <w:rsid w:val="00883C00"/>
    <w:rsid w:val="00885900"/>
    <w:rsid w:val="008917FF"/>
    <w:rsid w:val="008928BF"/>
    <w:rsid w:val="00893690"/>
    <w:rsid w:val="00896625"/>
    <w:rsid w:val="00897799"/>
    <w:rsid w:val="008A0B8F"/>
    <w:rsid w:val="008A1F3F"/>
    <w:rsid w:val="008A20F6"/>
    <w:rsid w:val="008A244C"/>
    <w:rsid w:val="008A5975"/>
    <w:rsid w:val="008B11AC"/>
    <w:rsid w:val="008C6D5F"/>
    <w:rsid w:val="008D350C"/>
    <w:rsid w:val="008D38C2"/>
    <w:rsid w:val="008E226A"/>
    <w:rsid w:val="008E4C4B"/>
    <w:rsid w:val="008E5285"/>
    <w:rsid w:val="008E6E40"/>
    <w:rsid w:val="008F71DE"/>
    <w:rsid w:val="00900BFA"/>
    <w:rsid w:val="00907380"/>
    <w:rsid w:val="0091000A"/>
    <w:rsid w:val="009152C0"/>
    <w:rsid w:val="009202F0"/>
    <w:rsid w:val="009224DA"/>
    <w:rsid w:val="009243DD"/>
    <w:rsid w:val="009251C0"/>
    <w:rsid w:val="00930966"/>
    <w:rsid w:val="00931DEB"/>
    <w:rsid w:val="00932768"/>
    <w:rsid w:val="00934432"/>
    <w:rsid w:val="009352F6"/>
    <w:rsid w:val="00944379"/>
    <w:rsid w:val="00952462"/>
    <w:rsid w:val="009529DC"/>
    <w:rsid w:val="00960E8F"/>
    <w:rsid w:val="00963895"/>
    <w:rsid w:val="00970570"/>
    <w:rsid w:val="00972DF4"/>
    <w:rsid w:val="00973982"/>
    <w:rsid w:val="00976676"/>
    <w:rsid w:val="009817CF"/>
    <w:rsid w:val="009927A1"/>
    <w:rsid w:val="009A2E6B"/>
    <w:rsid w:val="009B50BE"/>
    <w:rsid w:val="009B5AE5"/>
    <w:rsid w:val="009C3513"/>
    <w:rsid w:val="009D45D2"/>
    <w:rsid w:val="009D6D00"/>
    <w:rsid w:val="00A00B60"/>
    <w:rsid w:val="00A14CA4"/>
    <w:rsid w:val="00A155B4"/>
    <w:rsid w:val="00A204EA"/>
    <w:rsid w:val="00A27476"/>
    <w:rsid w:val="00A30615"/>
    <w:rsid w:val="00A306D2"/>
    <w:rsid w:val="00A309FA"/>
    <w:rsid w:val="00A4180F"/>
    <w:rsid w:val="00A45632"/>
    <w:rsid w:val="00A50A17"/>
    <w:rsid w:val="00A52B3B"/>
    <w:rsid w:val="00A5660E"/>
    <w:rsid w:val="00A56796"/>
    <w:rsid w:val="00A605DC"/>
    <w:rsid w:val="00A626ED"/>
    <w:rsid w:val="00A715A5"/>
    <w:rsid w:val="00A72A8F"/>
    <w:rsid w:val="00A73EE4"/>
    <w:rsid w:val="00A740BE"/>
    <w:rsid w:val="00A75579"/>
    <w:rsid w:val="00A947D4"/>
    <w:rsid w:val="00A977B8"/>
    <w:rsid w:val="00AA21E1"/>
    <w:rsid w:val="00AA503A"/>
    <w:rsid w:val="00AB0DCA"/>
    <w:rsid w:val="00AB2A16"/>
    <w:rsid w:val="00AC32D2"/>
    <w:rsid w:val="00AC5A1A"/>
    <w:rsid w:val="00AC7F4C"/>
    <w:rsid w:val="00AD6ABF"/>
    <w:rsid w:val="00AE2C0D"/>
    <w:rsid w:val="00B075D6"/>
    <w:rsid w:val="00B12F5B"/>
    <w:rsid w:val="00B27B9C"/>
    <w:rsid w:val="00B32DB7"/>
    <w:rsid w:val="00B41BA8"/>
    <w:rsid w:val="00B5521F"/>
    <w:rsid w:val="00B615DC"/>
    <w:rsid w:val="00B66764"/>
    <w:rsid w:val="00B735BF"/>
    <w:rsid w:val="00B74DA6"/>
    <w:rsid w:val="00B75557"/>
    <w:rsid w:val="00B80F5F"/>
    <w:rsid w:val="00B92CE0"/>
    <w:rsid w:val="00BA0DA0"/>
    <w:rsid w:val="00BB16EA"/>
    <w:rsid w:val="00BB5E8F"/>
    <w:rsid w:val="00BC0796"/>
    <w:rsid w:val="00BC180C"/>
    <w:rsid w:val="00BD2AFA"/>
    <w:rsid w:val="00BD2F51"/>
    <w:rsid w:val="00BD352F"/>
    <w:rsid w:val="00BD56DE"/>
    <w:rsid w:val="00BE006B"/>
    <w:rsid w:val="00BE29CB"/>
    <w:rsid w:val="00BE54CD"/>
    <w:rsid w:val="00BF42E6"/>
    <w:rsid w:val="00BF4657"/>
    <w:rsid w:val="00BF7A28"/>
    <w:rsid w:val="00C0234F"/>
    <w:rsid w:val="00C027F3"/>
    <w:rsid w:val="00C1649A"/>
    <w:rsid w:val="00C16B20"/>
    <w:rsid w:val="00C26D32"/>
    <w:rsid w:val="00C3055A"/>
    <w:rsid w:val="00C36423"/>
    <w:rsid w:val="00C378C5"/>
    <w:rsid w:val="00C417EA"/>
    <w:rsid w:val="00C44F13"/>
    <w:rsid w:val="00C53F9A"/>
    <w:rsid w:val="00C6223B"/>
    <w:rsid w:val="00C6274C"/>
    <w:rsid w:val="00C64591"/>
    <w:rsid w:val="00C673FA"/>
    <w:rsid w:val="00C70F0C"/>
    <w:rsid w:val="00C72FF2"/>
    <w:rsid w:val="00C80A26"/>
    <w:rsid w:val="00C82FF7"/>
    <w:rsid w:val="00C87286"/>
    <w:rsid w:val="00CA0D06"/>
    <w:rsid w:val="00CA64F7"/>
    <w:rsid w:val="00CB60A9"/>
    <w:rsid w:val="00CD1891"/>
    <w:rsid w:val="00CE1B31"/>
    <w:rsid w:val="00CE3571"/>
    <w:rsid w:val="00CE5CFF"/>
    <w:rsid w:val="00CE75C1"/>
    <w:rsid w:val="00CF1236"/>
    <w:rsid w:val="00CF6A4B"/>
    <w:rsid w:val="00D077C0"/>
    <w:rsid w:val="00D10043"/>
    <w:rsid w:val="00D13D2F"/>
    <w:rsid w:val="00D17522"/>
    <w:rsid w:val="00D22433"/>
    <w:rsid w:val="00D339C8"/>
    <w:rsid w:val="00D34D72"/>
    <w:rsid w:val="00D50E7A"/>
    <w:rsid w:val="00D800B9"/>
    <w:rsid w:val="00D805DD"/>
    <w:rsid w:val="00D860B3"/>
    <w:rsid w:val="00D875FD"/>
    <w:rsid w:val="00D97856"/>
    <w:rsid w:val="00D97CB0"/>
    <w:rsid w:val="00DA3105"/>
    <w:rsid w:val="00DD4274"/>
    <w:rsid w:val="00DE2983"/>
    <w:rsid w:val="00DE3E74"/>
    <w:rsid w:val="00DE5E6A"/>
    <w:rsid w:val="00DE6A3B"/>
    <w:rsid w:val="00E00D64"/>
    <w:rsid w:val="00E016B6"/>
    <w:rsid w:val="00E02A2D"/>
    <w:rsid w:val="00E02B63"/>
    <w:rsid w:val="00E04621"/>
    <w:rsid w:val="00E06772"/>
    <w:rsid w:val="00E1371B"/>
    <w:rsid w:val="00E162B0"/>
    <w:rsid w:val="00E23D8C"/>
    <w:rsid w:val="00E34803"/>
    <w:rsid w:val="00E35177"/>
    <w:rsid w:val="00E35C4D"/>
    <w:rsid w:val="00E46706"/>
    <w:rsid w:val="00E46C6C"/>
    <w:rsid w:val="00E563A0"/>
    <w:rsid w:val="00E66E2D"/>
    <w:rsid w:val="00E81C61"/>
    <w:rsid w:val="00E90614"/>
    <w:rsid w:val="00EA126A"/>
    <w:rsid w:val="00ED0F29"/>
    <w:rsid w:val="00ED5BBB"/>
    <w:rsid w:val="00EE564F"/>
    <w:rsid w:val="00EE79BF"/>
    <w:rsid w:val="00EF6C83"/>
    <w:rsid w:val="00EF7E60"/>
    <w:rsid w:val="00F02DE2"/>
    <w:rsid w:val="00F23778"/>
    <w:rsid w:val="00F23E4C"/>
    <w:rsid w:val="00F2606C"/>
    <w:rsid w:val="00F2675C"/>
    <w:rsid w:val="00F34018"/>
    <w:rsid w:val="00F35589"/>
    <w:rsid w:val="00F36995"/>
    <w:rsid w:val="00F46974"/>
    <w:rsid w:val="00F56F91"/>
    <w:rsid w:val="00F61C1A"/>
    <w:rsid w:val="00F63AFA"/>
    <w:rsid w:val="00F70AE1"/>
    <w:rsid w:val="00F711EA"/>
    <w:rsid w:val="00F80F26"/>
    <w:rsid w:val="00F84B3F"/>
    <w:rsid w:val="00F96730"/>
    <w:rsid w:val="00F97C43"/>
    <w:rsid w:val="00FA13F4"/>
    <w:rsid w:val="00FA5FCB"/>
    <w:rsid w:val="00FB28AC"/>
    <w:rsid w:val="00FC04B0"/>
    <w:rsid w:val="00FC054D"/>
    <w:rsid w:val="00FC31B3"/>
    <w:rsid w:val="00FC3252"/>
    <w:rsid w:val="00FC3A5D"/>
    <w:rsid w:val="00FC49F5"/>
    <w:rsid w:val="00FC4C64"/>
    <w:rsid w:val="00FC75E8"/>
    <w:rsid w:val="00FD1AE0"/>
    <w:rsid w:val="00FE7432"/>
    <w:rsid w:val="00FF09F1"/>
    <w:rsid w:val="00FF2B21"/>
    <w:rsid w:val="00FF4D18"/>
    <w:rsid w:val="00FF6DB7"/>
    <w:rsid w:val="020FB9B6"/>
    <w:rsid w:val="0A6ABF80"/>
    <w:rsid w:val="0BB994D2"/>
    <w:rsid w:val="15457DA2"/>
    <w:rsid w:val="1EF69D4C"/>
    <w:rsid w:val="20FF0D46"/>
    <w:rsid w:val="21649A35"/>
    <w:rsid w:val="21C5EE14"/>
    <w:rsid w:val="240C85B5"/>
    <w:rsid w:val="26100E17"/>
    <w:rsid w:val="284F396B"/>
    <w:rsid w:val="3A090922"/>
    <w:rsid w:val="3B7FE2AF"/>
    <w:rsid w:val="429A5F70"/>
    <w:rsid w:val="4B78E312"/>
    <w:rsid w:val="4F315CCE"/>
    <w:rsid w:val="53175853"/>
    <w:rsid w:val="59BE8B00"/>
    <w:rsid w:val="5EDA778D"/>
    <w:rsid w:val="61225250"/>
    <w:rsid w:val="62192B17"/>
    <w:rsid w:val="6539A6B7"/>
    <w:rsid w:val="6B642265"/>
    <w:rsid w:val="6D63EDE5"/>
    <w:rsid w:val="73B7BAE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4A4378"/>
  <w14:defaultImageDpi w14:val="330"/>
  <w15:chartTrackingRefBased/>
  <w15:docId w15:val="{28E1B57A-4E61-4858-BE98-DDB4A4FB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he-IL" w:bidi="he-IL"/>
    </w:rPr>
  </w:style>
  <w:style w:type="paragraph" w:styleId="Heading1">
    <w:name w:val="heading 1"/>
    <w:basedOn w:val="Normal"/>
    <w:next w:val="BodyText"/>
    <w:link w:val="Heading1Char"/>
    <w:qFormat/>
    <w:pPr>
      <w:keepNext/>
      <w:numPr>
        <w:numId w:val="11"/>
      </w:numPr>
      <w:spacing w:before="240" w:after="60"/>
      <w:ind w:right="432"/>
      <w:jc w:val="center"/>
      <w:outlineLvl w:val="0"/>
    </w:pPr>
    <w:rPr>
      <w:b/>
      <w:bCs/>
      <w:smallCaps/>
      <w:kern w:val="28"/>
      <w:sz w:val="28"/>
      <w:szCs w:val="28"/>
    </w:rPr>
  </w:style>
  <w:style w:type="paragraph" w:styleId="Heading2">
    <w:name w:val="heading 2"/>
    <w:basedOn w:val="Normal"/>
    <w:next w:val="BodyText"/>
    <w:qFormat/>
    <w:pPr>
      <w:keepNext/>
      <w:spacing w:before="720" w:line="360" w:lineRule="auto"/>
      <w:ind w:right="576"/>
      <w:outlineLvl w:val="1"/>
    </w:pPr>
    <w:rPr>
      <w:b/>
      <w:bCs/>
      <w:sz w:val="24"/>
      <w:szCs w:val="24"/>
    </w:rPr>
  </w:style>
  <w:style w:type="paragraph" w:styleId="Heading3">
    <w:name w:val="heading 3"/>
    <w:basedOn w:val="Normal"/>
    <w:next w:val="BodyText"/>
    <w:qFormat/>
    <w:pPr>
      <w:keepNext/>
      <w:numPr>
        <w:ilvl w:val="2"/>
        <w:numId w:val="11"/>
      </w:numPr>
      <w:spacing w:before="480" w:line="360" w:lineRule="auto"/>
      <w:ind w:right="432"/>
      <w:outlineLvl w:val="2"/>
    </w:pPr>
    <w:rPr>
      <w:b/>
      <w:bCs/>
      <w:sz w:val="24"/>
      <w:szCs w:val="24"/>
    </w:rPr>
  </w:style>
  <w:style w:type="paragraph" w:styleId="Heading4">
    <w:name w:val="heading 4"/>
    <w:basedOn w:val="Heading3"/>
    <w:next w:val="BodyText"/>
    <w:qFormat/>
    <w:pPr>
      <w:numPr>
        <w:ilvl w:val="3"/>
      </w:numPr>
      <w:spacing w:before="360" w:line="240" w:lineRule="auto"/>
      <w:ind w:right="864"/>
      <w:outlineLvl w:val="3"/>
    </w:pPr>
    <w:rPr>
      <w:bCs w:val="0"/>
      <w:i/>
      <w:lang w:eastAsia="en-US"/>
    </w:rPr>
  </w:style>
  <w:style w:type="paragraph" w:styleId="Heading5">
    <w:name w:val="heading 5"/>
    <w:basedOn w:val="Normal"/>
    <w:next w:val="Normal"/>
    <w:qFormat/>
    <w:pPr>
      <w:keepNext/>
      <w:numPr>
        <w:ilvl w:val="4"/>
        <w:numId w:val="11"/>
      </w:numPr>
      <w:tabs>
        <w:tab w:val="left" w:pos="8640"/>
      </w:tabs>
      <w:autoSpaceDE w:val="0"/>
      <w:autoSpaceDN w:val="0"/>
      <w:adjustRightInd w:val="0"/>
      <w:ind w:right="1008"/>
      <w:outlineLvl w:val="4"/>
    </w:pPr>
    <w:rPr>
      <w:b/>
      <w:bCs/>
      <w:sz w:val="24"/>
      <w:szCs w:val="24"/>
      <w:lang w:eastAsia="en-US"/>
    </w:rPr>
  </w:style>
  <w:style w:type="paragraph" w:styleId="Heading6">
    <w:name w:val="heading 6"/>
    <w:next w:val="BodyText"/>
    <w:qFormat/>
    <w:pPr>
      <w:numPr>
        <w:ilvl w:val="5"/>
        <w:numId w:val="11"/>
      </w:numPr>
      <w:outlineLvl w:val="5"/>
    </w:pPr>
    <w:rPr>
      <w:b/>
      <w:bCs/>
      <w:smallCaps/>
      <w:kern w:val="28"/>
      <w:sz w:val="28"/>
      <w:szCs w:val="32"/>
      <w:lang w:eastAsia="he-IL" w:bidi="he-IL"/>
    </w:rPr>
  </w:style>
  <w:style w:type="paragraph" w:styleId="Heading7">
    <w:name w:val="heading 7"/>
    <w:basedOn w:val="Heading6"/>
    <w:next w:val="BodyText"/>
    <w:qFormat/>
    <w:pPr>
      <w:keepNext/>
      <w:keepLines/>
      <w:numPr>
        <w:ilvl w:val="0"/>
        <w:numId w:val="0"/>
      </w:numPr>
      <w:spacing w:before="720" w:line="360" w:lineRule="auto"/>
      <w:ind w:right="1296"/>
      <w:outlineLvl w:val="6"/>
    </w:pPr>
    <w:rPr>
      <w:smallCaps w:val="0"/>
      <w:sz w:val="24"/>
      <w:szCs w:val="28"/>
    </w:rPr>
  </w:style>
  <w:style w:type="paragraph" w:styleId="Heading8">
    <w:name w:val="heading 8"/>
    <w:basedOn w:val="Heading7"/>
    <w:next w:val="BodyText"/>
    <w:qFormat/>
    <w:pPr>
      <w:numPr>
        <w:ilvl w:val="7"/>
        <w:numId w:val="11"/>
      </w:numPr>
      <w:tabs>
        <w:tab w:val="left" w:pos="864"/>
      </w:tabs>
      <w:spacing w:before="480" w:after="60"/>
      <w:ind w:right="432"/>
      <w:outlineLvl w:val="7"/>
    </w:pPr>
    <w:rPr>
      <w:iCs/>
      <w:szCs w:val="24"/>
    </w:rPr>
  </w:style>
  <w:style w:type="paragraph" w:styleId="Heading9">
    <w:name w:val="heading 9"/>
    <w:basedOn w:val="Normal"/>
    <w:next w:val="Normal"/>
    <w:qFormat/>
    <w:pPr>
      <w:numPr>
        <w:ilvl w:val="8"/>
        <w:numId w:val="11"/>
      </w:numPr>
      <w:spacing w:before="240" w:after="60"/>
      <w:ind w:right="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autoSpaceDE w:val="0"/>
      <w:autoSpaceDN w:val="0"/>
      <w:spacing w:before="100" w:after="100"/>
    </w:pPr>
    <w:rPr>
      <w:sz w:val="24"/>
      <w:szCs w:val="24"/>
    </w:rPr>
  </w:style>
  <w:style w:type="paragraph" w:styleId="BodyText">
    <w:name w:val="Body Text"/>
    <w:basedOn w:val="Normal"/>
    <w:pPr>
      <w:spacing w:before="240" w:line="480" w:lineRule="auto"/>
      <w:jc w:val="both"/>
    </w:pPr>
    <w:rPr>
      <w:rFonts w:ascii="Arial" w:hAnsi="Arial"/>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Arial" w:hAnsi="Arial" w:cs="Arial"/>
      <w:b/>
      <w:bCs/>
      <w:smallCaps/>
      <w:sz w:val="28"/>
      <w:szCs w:val="28"/>
      <w:lang w:val="en-GB"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uiPriority w:val="39"/>
    <w:pPr>
      <w:keepNext/>
      <w:keepLines/>
      <w:tabs>
        <w:tab w:val="left" w:pos="600"/>
        <w:tab w:val="right" w:pos="8280"/>
      </w:tabs>
      <w:spacing w:before="360"/>
      <w:outlineLvl w:val="0"/>
    </w:pPr>
    <w:rPr>
      <w:rFonts w:cs="Arial"/>
      <w:b/>
      <w:bCs/>
      <w:noProof/>
      <w:color w:val="000000"/>
      <w:sz w:val="24"/>
      <w:lang w:eastAsia="en-US"/>
    </w:rPr>
  </w:style>
  <w:style w:type="paragraph" w:styleId="TOC2">
    <w:name w:val="toc 2"/>
    <w:basedOn w:val="TOC1"/>
    <w:next w:val="Normal"/>
    <w:uiPriority w:val="39"/>
    <w:pPr>
      <w:keepNext w:val="0"/>
      <w:tabs>
        <w:tab w:val="left" w:pos="1134"/>
      </w:tabs>
      <w:spacing w:before="120"/>
      <w:ind w:left="605"/>
      <w:outlineLvl w:val="1"/>
    </w:pPr>
    <w:rPr>
      <w:rFonts w:cs="Times New Roman"/>
      <w:bCs w:val="0"/>
      <w:color w:val="auto"/>
      <w:sz w:val="22"/>
      <w:szCs w:val="28"/>
      <w:lang w:bidi="ar-SA"/>
    </w:rPr>
  </w:style>
  <w:style w:type="paragraph" w:styleId="TOC3">
    <w:name w:val="toc 3"/>
    <w:basedOn w:val="TOC2"/>
    <w:next w:val="Normal"/>
    <w:semiHidden/>
    <w:pPr>
      <w:tabs>
        <w:tab w:val="clear" w:pos="8280"/>
        <w:tab w:val="left" w:pos="1843"/>
        <w:tab w:val="right" w:leader="dot" w:pos="8296"/>
      </w:tabs>
      <w:spacing w:before="0"/>
      <w:ind w:left="1138"/>
      <w:outlineLvl w:val="2"/>
    </w:pPr>
    <w:rPr>
      <w:b w:val="0"/>
      <w:sz w:val="20"/>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uiPriority w:val="99"/>
    <w:rPr>
      <w:color w:val="auto"/>
      <w:u w:val="non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spacing w:line="480" w:lineRule="auto"/>
      <w:ind w:left="6"/>
    </w:pPr>
    <w:rPr>
      <w:rFonts w:ascii="Arial" w:hAnsi="Arial" w:cs="Arial"/>
      <w:color w:val="FF0000"/>
      <w:sz w:val="24"/>
      <w:szCs w:val="24"/>
      <w:lang w:val="en-GB" w:eastAsia="en-US" w:bidi="ar-SA"/>
    </w:rPr>
  </w:style>
  <w:style w:type="character" w:styleId="FollowedHyperlink">
    <w:name w:val="FollowedHyperlink"/>
    <w:rPr>
      <w:color w:val="auto"/>
      <w:u w:val="none"/>
    </w:rPr>
  </w:style>
  <w:style w:type="paragraph" w:styleId="BodyTextIndent3">
    <w:name w:val="Body Text Indent 3"/>
    <w:basedOn w:val="Normal"/>
    <w:pPr>
      <w:widowControl w:val="0"/>
      <w:ind w:firstLine="1440"/>
      <w:jc w:val="both"/>
    </w:pPr>
    <w:rPr>
      <w:sz w:val="24"/>
      <w:szCs w:val="24"/>
    </w:rPr>
  </w:style>
  <w:style w:type="paragraph" w:styleId="TableofFigures">
    <w:name w:val="table of figures"/>
    <w:basedOn w:val="Normal"/>
    <w:next w:val="Normal"/>
    <w:autoRedefine/>
    <w:uiPriority w:val="99"/>
    <w:rsid w:val="0071263B"/>
    <w:pPr>
      <w:tabs>
        <w:tab w:val="right" w:leader="dot" w:pos="8280"/>
      </w:tabs>
      <w:spacing w:line="360" w:lineRule="auto"/>
      <w:ind w:left="400" w:hanging="400"/>
    </w:pPr>
    <w:rPr>
      <w:rFonts w:ascii="Arial" w:hAnsi="Arial" w:cs="Arial"/>
      <w:noProof/>
      <w:sz w:val="24"/>
    </w:rPr>
  </w:style>
  <w:style w:type="paragraph" w:styleId="DocumentMap">
    <w:name w:val="Document Map"/>
    <w:basedOn w:val="Normal"/>
    <w:semiHidden/>
    <w:pPr>
      <w:shd w:val="clear" w:color="auto" w:fill="000080"/>
    </w:pPr>
    <w:rPr>
      <w:rFonts w:ascii="Tahoma" w:hAnsi="Tahoma" w:cs="Tahoma"/>
    </w:rPr>
  </w:style>
  <w:style w:type="paragraph" w:customStyle="1" w:styleId="AuthorNote">
    <w:name w:val="AuthorNote"/>
    <w:basedOn w:val="BodyText"/>
    <w:pPr>
      <w:spacing w:line="240" w:lineRule="auto"/>
    </w:pPr>
    <w:rPr>
      <w:color w:val="800080"/>
      <w:sz w:val="18"/>
    </w:rPr>
  </w:style>
  <w:style w:type="paragraph" w:styleId="BlockText">
    <w:name w:val="Block Text"/>
    <w:basedOn w:val="Normal"/>
    <w:pPr>
      <w:spacing w:after="120"/>
      <w:ind w:left="1440" w:right="1440"/>
    </w:pPr>
  </w:style>
  <w:style w:type="paragraph" w:styleId="BodyTextFirstIndent">
    <w:name w:val="Body Text First Indent"/>
    <w:basedOn w:val="BodyText"/>
    <w:pPr>
      <w:spacing w:before="0" w:after="120" w:line="240" w:lineRule="auto"/>
      <w:ind w:firstLine="210"/>
    </w:pPr>
    <w:rPr>
      <w:szCs w:val="20"/>
    </w:rPr>
  </w:style>
  <w:style w:type="paragraph" w:styleId="BodyTextFirstIndent2">
    <w:name w:val="Body Text First Indent 2"/>
    <w:basedOn w:val="BodyTextIndent"/>
    <w:pPr>
      <w:autoSpaceDE/>
      <w:autoSpaceDN/>
      <w:spacing w:before="0" w:after="120"/>
      <w:ind w:left="360" w:firstLine="210"/>
    </w:pPr>
    <w:rPr>
      <w:color w:val="auto"/>
      <w:sz w:val="20"/>
      <w:szCs w:val="20"/>
    </w:rPr>
  </w:style>
  <w:style w:type="paragraph" w:styleId="Closing">
    <w:name w:val="Closing"/>
    <w:basedOn w:val="Normal"/>
    <w:pPr>
      <w:ind w:left="4320"/>
    </w:pPr>
  </w:style>
  <w:style w:type="paragraph" w:styleId="CommentSubject">
    <w:name w:val="annotation subject"/>
    <w:basedOn w:val="CommentText"/>
    <w:next w:val="CommentText"/>
    <w:semiHidden/>
    <w:rPr>
      <w:b/>
      <w:bCs/>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keepLines/>
      <w:spacing w:before="120"/>
      <w:ind w:left="360" w:hanging="360"/>
    </w:pPr>
    <w:rPr>
      <w:rFonts w:ascii="Arial" w:hAnsi="Arial"/>
      <w:szCs w:val="24"/>
    </w:r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he-IL" w:bidi="he-IL"/>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link w:val="SubtitleChar"/>
    <w:qFormat/>
    <w:pPr>
      <w:spacing w:after="60"/>
      <w:jc w:val="center"/>
      <w:outlineLvl w:val="1"/>
    </w:pPr>
    <w:rPr>
      <w:b/>
      <w:bCs/>
      <w:sz w:val="28"/>
      <w:szCs w:val="28"/>
    </w:rPr>
  </w:style>
  <w:style w:type="character" w:customStyle="1" w:styleId="Heading2Char">
    <w:name w:val="Heading 2 Char"/>
    <w:rPr>
      <w:b/>
      <w:bCs/>
      <w:sz w:val="24"/>
      <w:szCs w:val="24"/>
      <w:lang w:val="en-US" w:eastAsia="he-IL" w:bidi="he-IL"/>
    </w:rPr>
  </w:style>
  <w:style w:type="paragraph" w:customStyle="1" w:styleId="LeadQuote">
    <w:name w:val="LeadQuote"/>
    <w:basedOn w:val="BodyText"/>
    <w:next w:val="LeadReference"/>
    <w:pPr>
      <w:ind w:left="2160"/>
    </w:pPr>
  </w:style>
  <w:style w:type="paragraph" w:customStyle="1" w:styleId="LeadReference">
    <w:name w:val="LeadReference"/>
    <w:basedOn w:val="LeadQuote"/>
    <w:next w:val="BodyText"/>
    <w:pPr>
      <w:spacing w:before="0"/>
      <w:jc w:val="right"/>
    </w:pPr>
    <w:rPr>
      <w:i/>
    </w:rPr>
  </w:style>
  <w:style w:type="table" w:styleId="TableGrid">
    <w:name w:val="Table Grid"/>
    <w:basedOn w:val="TableNormal"/>
    <w:rsid w:val="00BE00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Keyboard">
    <w:name w:val="HTML Keyboard"/>
    <w:rPr>
      <w:rFonts w:ascii="Courier New" w:eastAsia="Times New Roman" w:hAnsi="Courier New" w:cs="Courier New"/>
      <w:sz w:val="20"/>
      <w:szCs w:val="20"/>
    </w:rPr>
  </w:style>
  <w:style w:type="character" w:customStyle="1" w:styleId="FooterChar">
    <w:name w:val="Footer Char"/>
    <w:link w:val="Footer"/>
    <w:uiPriority w:val="99"/>
    <w:rsid w:val="009817CF"/>
    <w:rPr>
      <w:lang w:eastAsia="he-IL"/>
    </w:rPr>
  </w:style>
  <w:style w:type="paragraph" w:customStyle="1" w:styleId="Style1">
    <w:name w:val="Style1"/>
    <w:basedOn w:val="Normal"/>
    <w:next w:val="BodyText"/>
    <w:autoRedefine/>
  </w:style>
  <w:style w:type="character" w:customStyle="1" w:styleId="BodyTextChar">
    <w:name w:val="Body Text Char"/>
    <w:rPr>
      <w:rFonts w:ascii="Arial" w:hAnsi="Arial"/>
      <w:szCs w:val="24"/>
      <w:lang w:val="en-US" w:eastAsia="he-IL" w:bidi="he-IL"/>
    </w:rPr>
  </w:style>
  <w:style w:type="character" w:customStyle="1" w:styleId="Heading6Char">
    <w:name w:val="Heading 6 Char"/>
    <w:rPr>
      <w:b/>
      <w:bCs/>
      <w:smallCaps/>
      <w:kern w:val="28"/>
      <w:sz w:val="28"/>
      <w:szCs w:val="32"/>
      <w:lang w:val="en-US" w:eastAsia="he-IL" w:bidi="he-IL"/>
    </w:rPr>
  </w:style>
  <w:style w:type="character" w:customStyle="1" w:styleId="Heading7Char">
    <w:name w:val="Heading 7 Char"/>
    <w:rPr>
      <w:b/>
      <w:bCs/>
      <w:smallCaps/>
      <w:kern w:val="28"/>
      <w:sz w:val="24"/>
      <w:szCs w:val="28"/>
      <w:lang w:val="en-US" w:eastAsia="he-IL" w:bidi="he-IL"/>
    </w:rPr>
  </w:style>
  <w:style w:type="character" w:customStyle="1" w:styleId="Heading8Char">
    <w:name w:val="Heading 8 Char"/>
    <w:rPr>
      <w:b/>
      <w:bCs/>
      <w:iCs/>
      <w:smallCaps/>
      <w:kern w:val="28"/>
      <w:sz w:val="24"/>
      <w:szCs w:val="24"/>
      <w:lang w:val="en-US" w:eastAsia="he-IL" w:bidi="he-IL"/>
    </w:rPr>
  </w:style>
  <w:style w:type="paragraph" w:customStyle="1" w:styleId="1stpage12">
    <w:name w:val="1st page 12"/>
    <w:basedOn w:val="Normal"/>
    <w:pPr>
      <w:widowControl w:val="0"/>
      <w:tabs>
        <w:tab w:val="center" w:pos="4320"/>
      </w:tabs>
      <w:jc w:val="center"/>
    </w:pPr>
    <w:rPr>
      <w:rFonts w:ascii="Arial" w:hAnsi="Arial"/>
      <w:sz w:val="24"/>
      <w:szCs w:val="28"/>
    </w:rPr>
  </w:style>
  <w:style w:type="paragraph" w:customStyle="1" w:styleId="AuthorDate">
    <w:name w:val="AuthorDate"/>
    <w:basedOn w:val="Normal"/>
    <w:pPr>
      <w:widowControl w:val="0"/>
      <w:tabs>
        <w:tab w:val="center" w:pos="4320"/>
      </w:tabs>
      <w:jc w:val="center"/>
    </w:pPr>
    <w:rPr>
      <w:rFonts w:ascii="Arial" w:hAnsi="Arial"/>
      <w:b/>
      <w:bCs/>
      <w:sz w:val="28"/>
      <w:szCs w:val="28"/>
    </w:rPr>
  </w:style>
  <w:style w:type="paragraph" w:customStyle="1" w:styleId="Heading1st">
    <w:name w:val="Heading 1st"/>
    <w:basedOn w:val="Normal"/>
    <w:pPr>
      <w:widowControl w:val="0"/>
      <w:tabs>
        <w:tab w:val="center" w:pos="4320"/>
      </w:tabs>
      <w:jc w:val="center"/>
    </w:pPr>
    <w:rPr>
      <w:rFonts w:ascii="Arial" w:hAnsi="Arial"/>
      <w:sz w:val="28"/>
      <w:szCs w:val="24"/>
    </w:rPr>
  </w:style>
  <w:style w:type="paragraph" w:customStyle="1" w:styleId="StyleAuthorNote10ptItalicBlue">
    <w:name w:val="Style AuthorNote + 10 pt Italic Blue"/>
    <w:basedOn w:val="AuthorNote"/>
    <w:rPr>
      <w:rFonts w:eastAsia="Arial Unicode MS" w:cs="Arial"/>
      <w:i/>
      <w:iCs/>
      <w:color w:val="0000FF"/>
      <w:szCs w:val="20"/>
    </w:rPr>
  </w:style>
  <w:style w:type="character" w:customStyle="1" w:styleId="StyleAuthorNote10ptItalicBlueChar">
    <w:name w:val="Style AuthorNote + 10 pt Italic Blue Char"/>
    <w:rPr>
      <w:rFonts w:ascii="Arial" w:eastAsia="Arial Unicode MS" w:hAnsi="Arial" w:cs="Arial"/>
      <w:i/>
      <w:iCs/>
      <w:color w:val="0000FF"/>
      <w:sz w:val="18"/>
      <w:lang w:val="en-US" w:eastAsia="he-IL" w:bidi="he-IL"/>
    </w:rPr>
  </w:style>
  <w:style w:type="paragraph" w:customStyle="1" w:styleId="StyleStyleAuthorNote9ptItalicBlueLeft">
    <w:name w:val="Style Style AuthorNote + 9 pt Italic Blue + Left"/>
    <w:basedOn w:val="StyleAuthorNote10ptItalicBlue"/>
    <w:pPr>
      <w:jc w:val="left"/>
    </w:pPr>
  </w:style>
  <w:style w:type="paragraph" w:customStyle="1" w:styleId="StyleHeading2Underline">
    <w:name w:val="Style Heading 2 + Underline"/>
    <w:basedOn w:val="Heading2"/>
    <w:rPr>
      <w:u w:val="single"/>
    </w:rPr>
  </w:style>
  <w:style w:type="character" w:customStyle="1" w:styleId="StyleStyleAuthorNote9ptItalicBlueLeftCharChar">
    <w:name w:val="Style Style AuthorNote + 9 pt Italic Blue + Left Char Char"/>
    <w:rPr>
      <w:rFonts w:ascii="Arial" w:eastAsia="Arial Unicode MS" w:hAnsi="Arial" w:cs="Arial"/>
      <w:i/>
      <w:iCs/>
      <w:color w:val="0000FF"/>
      <w:sz w:val="18"/>
      <w:lang w:val="en-US" w:eastAsia="he-IL" w:bidi="he-IL"/>
    </w:rPr>
  </w:style>
  <w:style w:type="paragraph" w:customStyle="1" w:styleId="TRHeaders">
    <w:name w:val="TR Headers"/>
    <w:basedOn w:val="AuthorDate"/>
    <w:rPr>
      <w:rFonts w:ascii="Times New Roman" w:hAnsi="Times New Roman"/>
    </w:rPr>
  </w:style>
  <w:style w:type="character" w:styleId="Strong">
    <w:name w:val="Strong"/>
    <w:qFormat/>
    <w:rsid w:val="00C0234F"/>
    <w:rPr>
      <w:b/>
      <w:bCs/>
    </w:rPr>
  </w:style>
  <w:style w:type="character" w:styleId="Emphasis">
    <w:name w:val="Emphasis"/>
    <w:uiPriority w:val="20"/>
    <w:qFormat/>
    <w:rsid w:val="00C0234F"/>
    <w:rPr>
      <w:i/>
      <w:iCs/>
    </w:rPr>
  </w:style>
  <w:style w:type="paragraph" w:customStyle="1" w:styleId="Default">
    <w:name w:val="Default"/>
    <w:rsid w:val="00711B8E"/>
    <w:pPr>
      <w:autoSpaceDE w:val="0"/>
      <w:autoSpaceDN w:val="0"/>
      <w:adjustRightInd w:val="0"/>
    </w:pPr>
    <w:rPr>
      <w:rFonts w:ascii="Arial" w:hAnsi="Arial" w:cs="Arial"/>
      <w:color w:val="000000"/>
      <w:sz w:val="24"/>
      <w:szCs w:val="24"/>
      <w:lang w:val="en-GB" w:eastAsia="en-US"/>
    </w:rPr>
  </w:style>
  <w:style w:type="character" w:customStyle="1" w:styleId="Heading1Char">
    <w:name w:val="Heading 1 Char"/>
    <w:link w:val="Heading1"/>
    <w:rsid w:val="00746A31"/>
    <w:rPr>
      <w:b/>
      <w:bCs/>
      <w:smallCaps/>
      <w:kern w:val="28"/>
      <w:sz w:val="28"/>
      <w:szCs w:val="28"/>
      <w:lang w:eastAsia="he-IL" w:bidi="he-IL"/>
    </w:rPr>
  </w:style>
  <w:style w:type="paragraph" w:customStyle="1" w:styleId="paragraph">
    <w:name w:val="paragraph"/>
    <w:basedOn w:val="Normal"/>
    <w:rsid w:val="00551C18"/>
    <w:pPr>
      <w:spacing w:before="100" w:beforeAutospacing="1" w:after="100" w:afterAutospacing="1"/>
    </w:pPr>
    <w:rPr>
      <w:rFonts w:eastAsia="Times New Roman"/>
      <w:sz w:val="24"/>
      <w:szCs w:val="24"/>
      <w:lang w:eastAsia="zh-TW" w:bidi="ar-SA"/>
    </w:rPr>
  </w:style>
  <w:style w:type="character" w:customStyle="1" w:styleId="normaltextrun">
    <w:name w:val="normaltextrun"/>
    <w:basedOn w:val="DefaultParagraphFont"/>
    <w:rsid w:val="00551C18"/>
  </w:style>
  <w:style w:type="character" w:customStyle="1" w:styleId="eop">
    <w:name w:val="eop"/>
    <w:basedOn w:val="DefaultParagraphFont"/>
    <w:rsid w:val="00551C18"/>
  </w:style>
  <w:style w:type="character" w:customStyle="1" w:styleId="SubtitleChar">
    <w:name w:val="Subtitle Char"/>
    <w:basedOn w:val="DefaultParagraphFont"/>
    <w:link w:val="Subtitle"/>
    <w:rsid w:val="00C70F0C"/>
    <w:rPr>
      <w:b/>
      <w:bCs/>
      <w:sz w:val="28"/>
      <w:szCs w:val="28"/>
      <w:lang w:eastAsia="he-IL" w:bidi="he-IL"/>
    </w:rPr>
  </w:style>
  <w:style w:type="paragraph" w:styleId="ListParagraph">
    <w:name w:val="List Paragraph"/>
    <w:basedOn w:val="Normal"/>
    <w:uiPriority w:val="72"/>
    <w:qFormat/>
    <w:rsid w:val="00A4180F"/>
    <w:pPr>
      <w:ind w:leftChars="200" w:left="480"/>
    </w:pPr>
  </w:style>
  <w:style w:type="paragraph" w:styleId="TOCHeading">
    <w:name w:val="TOC Heading"/>
    <w:basedOn w:val="Heading1"/>
    <w:next w:val="Normal"/>
    <w:uiPriority w:val="39"/>
    <w:unhideWhenUsed/>
    <w:qFormat/>
    <w:rsid w:val="00550D45"/>
    <w:pPr>
      <w:keepLines/>
      <w:numPr>
        <w:numId w:val="0"/>
      </w:numPr>
      <w:spacing w:after="0" w:line="259" w:lineRule="auto"/>
      <w:ind w:right="0"/>
      <w:jc w:val="left"/>
      <w:outlineLvl w:val="9"/>
    </w:pPr>
    <w:rPr>
      <w:rFonts w:asciiTheme="majorHAnsi" w:eastAsiaTheme="majorEastAsia" w:hAnsiTheme="majorHAnsi" w:cstheme="majorBidi"/>
      <w:b w:val="0"/>
      <w:bCs w:val="0"/>
      <w:smallCaps w:val="0"/>
      <w:color w:val="0F4761" w:themeColor="accent1" w:themeShade="BF"/>
      <w:kern w:val="0"/>
      <w:sz w:val="32"/>
      <w:szCs w:val="32"/>
      <w:lang w:eastAsia="zh-TW" w:bidi="ar-SA"/>
    </w:rPr>
  </w:style>
  <w:style w:type="character" w:customStyle="1" w:styleId="HeaderChar">
    <w:name w:val="Header Char"/>
    <w:basedOn w:val="DefaultParagraphFont"/>
    <w:link w:val="Header"/>
    <w:uiPriority w:val="99"/>
    <w:rsid w:val="00A977B8"/>
    <w:rPr>
      <w:lang w:eastAsia="en-US" w:bidi="he-IL"/>
    </w:rPr>
  </w:style>
  <w:style w:type="character" w:styleId="UnresolvedMention">
    <w:name w:val="Unresolved Mention"/>
    <w:basedOn w:val="DefaultParagraphFont"/>
    <w:uiPriority w:val="99"/>
    <w:semiHidden/>
    <w:unhideWhenUsed/>
    <w:rsid w:val="00256245"/>
    <w:rPr>
      <w:color w:val="605E5C"/>
      <w:shd w:val="clear" w:color="auto" w:fill="E1DFDD"/>
    </w:rPr>
  </w:style>
  <w:style w:type="paragraph" w:styleId="Revision">
    <w:name w:val="Revision"/>
    <w:hidden/>
    <w:uiPriority w:val="71"/>
    <w:rsid w:val="00E34803"/>
    <w:rPr>
      <w:lang w:eastAsia="he-IL"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eb.eecs.umich.edu/~michjc/eecs584/Papers/codd_1970.pdf" TargetMode="External"/><Relationship Id="rId18" Type="http://schemas.openxmlformats.org/officeDocument/2006/relationships/hyperlink" Target="https://leanstartup.co/resources/articles/what-is-an-mvp/"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cheatsheetseries.owasp.org/cheatsheets/SQL_Injection_Prevention_Cheat_Sheet.html" TargetMode="External"/><Relationship Id="rId25" Type="http://schemas.openxmlformats.org/officeDocument/2006/relationships/image" Target="media/image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peps.python.org/pep-0249/"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hyperlink" Target="https://www.scispace.com/pdf/study-of-the-ansi-sparc-architecture-2r4jhs6alz.pdf"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eps.python.org/pep-0008/"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r-lex.europa.eu/legal-content/EN/TXT/PDF/?uri=CELEX:32016R0679"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Embanet\DM\DS%20Changes\Version%2015\Final%20Versions\D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9F28DA06672B4D916486F3754D84B6" ma:contentTypeVersion="3" ma:contentTypeDescription="Create a new document." ma:contentTypeScope="" ma:versionID="f127349c6f5bf3a9172edfd95ba7cf25">
  <xsd:schema xmlns:xsd="http://www.w3.org/2001/XMLSchema" xmlns:xs="http://www.w3.org/2001/XMLSchema" xmlns:p="http://schemas.microsoft.com/office/2006/metadata/properties" xmlns:ns2="6fc9f351-7c69-444e-9407-be51579e6b54" targetNamespace="http://schemas.microsoft.com/office/2006/metadata/properties" ma:root="true" ma:fieldsID="4a72df00c899a3af02145f2a341b4b26" ns2:_="">
    <xsd:import namespace="6fc9f351-7c69-444e-9407-be51579e6b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9f351-7c69-444e-9407-be51579e6b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5A9BC6-7268-4AF4-9A62-9AC8C9AC1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9f351-7c69-444e-9407-be51579e6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C92AF1-7C3D-4489-A41C-982C3ABB85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04AFEB-FB04-470A-B8DA-AD7189A7B23B}">
  <ds:schemaRefs>
    <ds:schemaRef ds:uri="http://schemas.openxmlformats.org/officeDocument/2006/bibliography"/>
  </ds:schemaRefs>
</ds:datastoreItem>
</file>

<file path=customXml/itemProps4.xml><?xml version="1.0" encoding="utf-8"?>
<ds:datastoreItem xmlns:ds="http://schemas.openxmlformats.org/officeDocument/2006/customXml" ds:itemID="{B9D45DE0-D203-4331-8A29-80395DE070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DS Template</Template>
  <TotalTime>19</TotalTime>
  <Pages>31</Pages>
  <Words>5149</Words>
  <Characters>29355</Characters>
  <Application>Microsoft Office Word</Application>
  <DocSecurity>0</DocSecurity>
  <Lines>244</Lines>
  <Paragraphs>68</Paragraphs>
  <ScaleCrop>false</ScaleCrop>
  <Company>University of Liverpool</Company>
  <LinksUpToDate>false</LinksUpToDate>
  <CharactersWithSpaces>34436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dc:title>
  <dc:subject>Report</dc:subject>
  <dc:creator>University of Liverpool</dc:creator>
  <cp:keywords/>
  <cp:lastModifiedBy>Tiff Li</cp:lastModifiedBy>
  <cp:revision>13</cp:revision>
  <cp:lastPrinted>2005-11-21T03:00:00Z</cp:lastPrinted>
  <dcterms:created xsi:type="dcterms:W3CDTF">2026-07-19T22:45:00Z</dcterms:created>
  <dcterms:modified xsi:type="dcterms:W3CDTF">2026-07-20T13:36:00Z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c6469e76-1004-4240-a04b-9d9872b318f0</vt:lpwstr>
  </property>
  <property fmtid="{D5CDD505-2E9C-101B-9397-08002B2CF9AE}" pid="3" name="ContentTypeId">
    <vt:lpwstr>0x010100259F28DA06672B4D916486F3754D84B6</vt:lpwstr>
  </property>
</Properties>
</file>