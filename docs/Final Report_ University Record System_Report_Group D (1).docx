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ded.xml" ContentType="application/vnd.openxmlformats-officedocument.wordprocessingml.commentsExtended+xml"/>
  <Override PartName="/word/tasks.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514DA8" w:rsidR="00F80F26" w:rsidP="00F80F26" w:rsidRDefault="00F80F26" w14:paraId="4A78B2EC" w14:textId="77777777">
      <w:pPr>
        <w:pStyle w:val="Title"/>
        <w:ind w:left="0"/>
        <w:jc w:val="left"/>
        <w:rPr>
          <w:sz w:val="36"/>
          <w:szCs w:val="36"/>
        </w:rPr>
      </w:pPr>
    </w:p>
    <w:p w:rsidRPr="00514DA8" w:rsidR="007C038B" w:rsidRDefault="007C038B" w14:paraId="1374D25E" w14:textId="77777777">
      <w:pPr>
        <w:pStyle w:val="Title"/>
        <w:ind w:left="0"/>
        <w:rPr>
          <w:sz w:val="36"/>
          <w:szCs w:val="36"/>
        </w:rPr>
      </w:pPr>
    </w:p>
    <w:p w:rsidRPr="00514DA8" w:rsidR="00C673FA" w:rsidRDefault="001F6DFC" w14:paraId="03B71055" w14:textId="77777777">
      <w:pPr>
        <w:pStyle w:val="Title"/>
        <w:ind w:left="0"/>
        <w:rPr>
          <w:sz w:val="36"/>
          <w:szCs w:val="36"/>
          <w:lang w:eastAsia="zh-TW"/>
        </w:rPr>
      </w:pPr>
      <w:r>
        <w:rPr>
          <w:rFonts w:hint="eastAsia"/>
          <w:sz w:val="36"/>
          <w:szCs w:val="36"/>
          <w:lang w:eastAsia="zh-TW"/>
        </w:rPr>
        <w:t>UNIVERSITY RECORD MANAGEMENT SYSTEM</w:t>
      </w:r>
    </w:p>
    <w:p w:rsidRPr="00514DA8" w:rsidR="00C673FA" w:rsidRDefault="00C673FA" w14:paraId="20FA387D" w14:textId="77777777">
      <w:pPr>
        <w:widowControl w:val="0"/>
        <w:jc w:val="both"/>
        <w:rPr>
          <w:rFonts w:ascii="Arial" w:hAnsi="Arial" w:cs="Arial"/>
        </w:rPr>
      </w:pPr>
    </w:p>
    <w:p w:rsidRPr="00514DA8" w:rsidR="00C673FA" w:rsidRDefault="00C673FA" w14:paraId="3A55E24F" w14:textId="77777777">
      <w:pPr>
        <w:widowControl w:val="0"/>
        <w:jc w:val="both"/>
        <w:rPr>
          <w:rFonts w:ascii="Arial" w:hAnsi="Arial" w:cs="Arial"/>
        </w:rPr>
      </w:pPr>
    </w:p>
    <w:p w:rsidRPr="00514DA8" w:rsidR="00C673FA" w:rsidRDefault="00C673FA" w14:paraId="0BD7D4CF" w14:textId="77777777">
      <w:pPr>
        <w:widowControl w:val="0"/>
        <w:jc w:val="both"/>
        <w:rPr>
          <w:rFonts w:ascii="Arial" w:hAnsi="Arial" w:cs="Arial"/>
          <w:sz w:val="24"/>
        </w:rPr>
      </w:pPr>
    </w:p>
    <w:p w:rsidRPr="00514DA8" w:rsidR="00C673FA" w:rsidRDefault="00C673FA" w14:paraId="720BB016" w14:textId="77777777">
      <w:pPr>
        <w:pStyle w:val="1stpage12"/>
        <w:rPr>
          <w:rFonts w:cs="Arial"/>
        </w:rPr>
      </w:pPr>
      <w:proofErr w:type="gramStart"/>
      <w:r w:rsidRPr="00514DA8">
        <w:rPr>
          <w:rFonts w:cs="Arial"/>
        </w:rPr>
        <w:t>By</w:t>
      </w:r>
      <w:proofErr w:type="gramEnd"/>
    </w:p>
    <w:p w:rsidRPr="00514DA8" w:rsidR="00C673FA" w:rsidRDefault="00C673FA" w14:paraId="456F203F" w14:textId="77777777">
      <w:pPr>
        <w:widowControl w:val="0"/>
        <w:tabs>
          <w:tab w:val="center" w:pos="4320"/>
        </w:tabs>
        <w:jc w:val="both"/>
        <w:rPr>
          <w:rFonts w:ascii="Arial" w:hAnsi="Arial" w:cs="Arial"/>
          <w:sz w:val="24"/>
          <w:szCs w:val="28"/>
        </w:rPr>
      </w:pPr>
    </w:p>
    <w:p w:rsidR="00C673FA" w:rsidRDefault="001F6DFC" w14:paraId="5334EC39" w14:textId="77777777">
      <w:pPr>
        <w:pStyle w:val="AuthorDate"/>
        <w:rPr>
          <w:rFonts w:cs="Arial"/>
          <w:lang w:eastAsia="zh-TW"/>
        </w:rPr>
      </w:pPr>
      <w:r>
        <w:rPr>
          <w:rFonts w:hint="eastAsia" w:cs="Arial"/>
          <w:lang w:eastAsia="zh-TW"/>
        </w:rPr>
        <w:t>Group D</w:t>
      </w:r>
    </w:p>
    <w:p w:rsidR="001F6DFC" w:rsidRDefault="001F6DFC" w14:paraId="305730A8" w14:textId="77777777">
      <w:pPr>
        <w:pStyle w:val="AuthorDate"/>
        <w:rPr>
          <w:rFonts w:cs="Arial"/>
          <w:lang w:eastAsia="zh-TW"/>
        </w:rPr>
      </w:pPr>
    </w:p>
    <w:p w:rsidR="00C673FA" w:rsidP="001F6DFC" w:rsidRDefault="001F6DFC" w14:paraId="1BF270BB" w14:textId="77777777">
      <w:pPr>
        <w:widowControl w:val="0"/>
        <w:jc w:val="center"/>
        <w:rPr>
          <w:rFonts w:ascii="Arial" w:hAnsi="Arial" w:cs="Arial"/>
          <w:b/>
          <w:bCs/>
          <w:sz w:val="24"/>
          <w:szCs w:val="28"/>
          <w:lang w:eastAsia="zh-TW"/>
        </w:rPr>
      </w:pPr>
      <w:r>
        <w:rPr>
          <w:rFonts w:hint="eastAsia" w:ascii="Arial" w:hAnsi="Arial" w:cs="Arial"/>
          <w:b/>
          <w:bCs/>
          <w:sz w:val="24"/>
          <w:szCs w:val="28"/>
          <w:lang w:eastAsia="zh-TW"/>
        </w:rPr>
        <w:t>Gabriel Andino</w:t>
      </w:r>
    </w:p>
    <w:p w:rsidR="001F6DFC" w:rsidP="001F6DFC" w:rsidRDefault="001F6DFC" w14:paraId="3EDB654A" w14:textId="77777777">
      <w:pPr>
        <w:widowControl w:val="0"/>
        <w:jc w:val="center"/>
        <w:rPr>
          <w:rFonts w:ascii="Arial" w:hAnsi="Arial" w:cs="Arial"/>
          <w:b/>
          <w:bCs/>
          <w:sz w:val="24"/>
          <w:szCs w:val="28"/>
          <w:lang w:eastAsia="zh-TW"/>
        </w:rPr>
      </w:pPr>
      <w:r>
        <w:rPr>
          <w:rFonts w:hint="eastAsia" w:ascii="Arial" w:hAnsi="Arial" w:cs="Arial"/>
          <w:b/>
          <w:bCs/>
          <w:sz w:val="24"/>
          <w:szCs w:val="28"/>
          <w:lang w:eastAsia="zh-TW"/>
        </w:rPr>
        <w:t>Hiu Yan Li</w:t>
      </w:r>
    </w:p>
    <w:p w:rsidR="001F6DFC" w:rsidP="001F6DFC" w:rsidRDefault="001F6DFC" w14:paraId="01C999EF" w14:textId="77777777">
      <w:pPr>
        <w:widowControl w:val="0"/>
        <w:jc w:val="center"/>
        <w:rPr>
          <w:rFonts w:ascii="Arial" w:hAnsi="Arial" w:cs="Arial"/>
          <w:b/>
          <w:bCs/>
          <w:sz w:val="24"/>
          <w:szCs w:val="28"/>
          <w:lang w:eastAsia="zh-TW"/>
        </w:rPr>
      </w:pPr>
      <w:r>
        <w:rPr>
          <w:rFonts w:hint="eastAsia" w:ascii="Arial" w:hAnsi="Arial" w:cs="Arial"/>
          <w:b/>
          <w:bCs/>
          <w:sz w:val="24"/>
          <w:szCs w:val="28"/>
          <w:lang w:eastAsia="zh-TW"/>
        </w:rPr>
        <w:t>Joyce Adikini</w:t>
      </w:r>
    </w:p>
    <w:p w:rsidRPr="001F6DFC" w:rsidR="007279A0" w:rsidP="001F6DFC" w:rsidRDefault="001F6DFC" w14:paraId="2E231555" w14:textId="77777777">
      <w:pPr>
        <w:widowControl w:val="0"/>
        <w:jc w:val="center"/>
        <w:rPr>
          <w:rFonts w:ascii="Arial" w:hAnsi="Arial" w:cs="Arial"/>
          <w:b/>
          <w:bCs/>
          <w:sz w:val="24"/>
          <w:szCs w:val="28"/>
          <w:lang w:eastAsia="zh-TW"/>
        </w:rPr>
      </w:pPr>
      <w:r>
        <w:rPr>
          <w:rFonts w:hint="eastAsia" w:ascii="Arial" w:hAnsi="Arial" w:cs="Arial"/>
          <w:b/>
          <w:bCs/>
          <w:sz w:val="24"/>
          <w:szCs w:val="28"/>
          <w:lang w:eastAsia="zh-TW"/>
        </w:rPr>
        <w:t>Kyle Wild</w:t>
      </w:r>
    </w:p>
    <w:p w:rsidRPr="00514DA8" w:rsidR="00C673FA" w:rsidRDefault="00C673FA" w14:paraId="12F61781" w14:textId="77777777">
      <w:pPr>
        <w:widowControl w:val="0"/>
        <w:jc w:val="both"/>
        <w:rPr>
          <w:rFonts w:ascii="Arial" w:hAnsi="Arial" w:cs="Arial"/>
          <w:sz w:val="24"/>
          <w:szCs w:val="24"/>
        </w:rPr>
      </w:pPr>
    </w:p>
    <w:p w:rsidRPr="00514DA8" w:rsidR="00C673FA" w:rsidRDefault="00C673FA" w14:paraId="05F06E22" w14:textId="77777777">
      <w:pPr>
        <w:widowControl w:val="0"/>
        <w:jc w:val="both"/>
        <w:rPr>
          <w:rFonts w:ascii="Arial" w:hAnsi="Arial" w:cs="Arial"/>
          <w:sz w:val="24"/>
          <w:szCs w:val="24"/>
        </w:rPr>
      </w:pPr>
    </w:p>
    <w:p w:rsidRPr="00514DA8" w:rsidR="00C673FA" w:rsidRDefault="00C673FA" w14:paraId="73BDBFA7" w14:textId="77777777">
      <w:pPr>
        <w:pStyle w:val="1stpage12"/>
        <w:rPr>
          <w:rFonts w:cs="Arial"/>
        </w:rPr>
      </w:pPr>
      <w:r w:rsidRPr="00514DA8">
        <w:rPr>
          <w:rFonts w:cs="Arial"/>
        </w:rPr>
        <w:t>Submitted to</w:t>
      </w:r>
    </w:p>
    <w:p w:rsidRPr="00514DA8" w:rsidR="00C673FA" w:rsidRDefault="00C673FA" w14:paraId="516E5770" w14:textId="77777777">
      <w:pPr>
        <w:widowControl w:val="0"/>
        <w:tabs>
          <w:tab w:val="center" w:pos="4320"/>
        </w:tabs>
        <w:jc w:val="both"/>
        <w:rPr>
          <w:rFonts w:ascii="Arial" w:hAnsi="Arial" w:cs="Arial"/>
          <w:sz w:val="24"/>
          <w:szCs w:val="24"/>
        </w:rPr>
      </w:pPr>
      <w:r w:rsidRPr="00514DA8">
        <w:rPr>
          <w:rFonts w:ascii="Arial" w:hAnsi="Arial" w:cs="Arial"/>
          <w:sz w:val="24"/>
          <w:szCs w:val="24"/>
        </w:rPr>
        <w:tab/>
      </w:r>
    </w:p>
    <w:p w:rsidRPr="00514DA8" w:rsidR="00C673FA" w:rsidRDefault="00C673FA" w14:paraId="111D4193" w14:textId="77777777">
      <w:pPr>
        <w:pStyle w:val="Heading1st"/>
        <w:rPr>
          <w:rFonts w:cs="Arial"/>
        </w:rPr>
      </w:pPr>
      <w:r w:rsidRPr="00514DA8">
        <w:rPr>
          <w:rFonts w:cs="Arial"/>
        </w:rPr>
        <w:t>The University of Liverpool</w:t>
      </w:r>
    </w:p>
    <w:p w:rsidRPr="00514DA8" w:rsidR="00C673FA" w:rsidRDefault="00C673FA" w14:paraId="2A696EBC" w14:textId="77777777">
      <w:pPr>
        <w:widowControl w:val="0"/>
        <w:jc w:val="both"/>
        <w:rPr>
          <w:rFonts w:ascii="Arial" w:hAnsi="Arial" w:cs="Arial"/>
          <w:sz w:val="24"/>
          <w:szCs w:val="24"/>
        </w:rPr>
      </w:pPr>
    </w:p>
    <w:p w:rsidRPr="00514DA8" w:rsidR="00C673FA" w:rsidRDefault="00C673FA" w14:paraId="29C9DCF8" w14:textId="77777777">
      <w:pPr>
        <w:widowControl w:val="0"/>
        <w:jc w:val="both"/>
        <w:rPr>
          <w:rFonts w:ascii="Arial" w:hAnsi="Arial" w:cs="Arial"/>
          <w:sz w:val="24"/>
          <w:szCs w:val="24"/>
        </w:rPr>
      </w:pPr>
    </w:p>
    <w:p w:rsidRPr="00514DA8" w:rsidR="00C673FA" w:rsidRDefault="00C673FA" w14:paraId="402ED230" w14:textId="77777777">
      <w:pPr>
        <w:widowControl w:val="0"/>
        <w:jc w:val="both"/>
        <w:rPr>
          <w:rFonts w:ascii="Arial" w:hAnsi="Arial" w:cs="Arial"/>
          <w:sz w:val="24"/>
          <w:szCs w:val="24"/>
        </w:rPr>
      </w:pPr>
    </w:p>
    <w:p w:rsidRPr="00514DA8" w:rsidR="00C673FA" w:rsidRDefault="00C673FA" w14:paraId="5F4248D6" w14:textId="77777777">
      <w:pPr>
        <w:pStyle w:val="1stpage12"/>
        <w:rPr>
          <w:rFonts w:cs="Arial"/>
          <w:lang w:eastAsia="zh-TW"/>
        </w:rPr>
      </w:pPr>
      <w:r w:rsidRPr="00514DA8">
        <w:rPr>
          <w:rFonts w:cs="Arial"/>
        </w:rPr>
        <w:t>MASTER</w:t>
      </w:r>
      <w:r w:rsidRPr="00514DA8" w:rsidR="007279A0">
        <w:rPr>
          <w:rFonts w:cs="Arial"/>
        </w:rPr>
        <w:t>-</w:t>
      </w:r>
      <w:r w:rsidRPr="00514DA8">
        <w:rPr>
          <w:rFonts w:cs="Arial"/>
        </w:rPr>
        <w:t>OF</w:t>
      </w:r>
      <w:r w:rsidRPr="00514DA8" w:rsidR="007279A0">
        <w:rPr>
          <w:rFonts w:cs="Arial"/>
        </w:rPr>
        <w:t>-</w:t>
      </w:r>
      <w:r w:rsidRPr="00514DA8">
        <w:rPr>
          <w:rFonts w:cs="Arial"/>
        </w:rPr>
        <w:t>SCIENCE</w:t>
      </w:r>
      <w:r w:rsidR="001F6DFC">
        <w:rPr>
          <w:rFonts w:hint="eastAsia" w:cs="Arial"/>
          <w:lang w:eastAsia="zh-TW"/>
        </w:rPr>
        <w:t xml:space="preserve"> - </w:t>
      </w:r>
      <w:r w:rsidR="001F6DFC">
        <w:rPr>
          <w:rFonts w:cs="Arial"/>
          <w:lang w:eastAsia="zh-TW"/>
        </w:rPr>
        <w:br/>
      </w:r>
      <w:r w:rsidR="001F6DFC">
        <w:rPr>
          <w:rFonts w:hint="eastAsia" w:cs="Arial"/>
          <w:lang w:eastAsia="zh-TW"/>
        </w:rPr>
        <w:t>INFORMATION SYSTEMS AND MANAGEMENT</w:t>
      </w:r>
    </w:p>
    <w:p w:rsidRPr="00514DA8" w:rsidR="007279A0" w:rsidRDefault="007279A0" w14:paraId="0CF12BF0" w14:textId="77777777">
      <w:pPr>
        <w:pStyle w:val="1stpage12"/>
        <w:rPr>
          <w:rFonts w:cs="Arial"/>
        </w:rPr>
      </w:pPr>
    </w:p>
    <w:p w:rsidRPr="00514DA8" w:rsidR="007279A0" w:rsidRDefault="007279A0" w14:paraId="1B2F42C6" w14:textId="77777777">
      <w:pPr>
        <w:pStyle w:val="1stpage12"/>
        <w:rPr>
          <w:rFonts w:cs="Arial"/>
        </w:rPr>
      </w:pPr>
    </w:p>
    <w:p w:rsidRPr="00514DA8" w:rsidR="007279A0" w:rsidRDefault="001F6DFC" w14:paraId="7F215C53" w14:textId="77777777">
      <w:pPr>
        <w:pStyle w:val="1stpage12"/>
        <w:rPr>
          <w:rFonts w:cs="Arial"/>
          <w:i/>
          <w:iCs/>
          <w:lang w:eastAsia="zh-TW"/>
        </w:rPr>
      </w:pPr>
      <w:r>
        <w:rPr>
          <w:rFonts w:hint="eastAsia" w:cs="Arial"/>
          <w:i/>
          <w:iCs/>
          <w:lang w:eastAsia="zh-TW"/>
        </w:rPr>
        <w:t>Databases and Information Systems</w:t>
      </w:r>
    </w:p>
    <w:p w:rsidRPr="00514DA8" w:rsidR="00C673FA" w:rsidRDefault="00C673FA" w14:paraId="3DDFD769" w14:textId="77777777">
      <w:pPr>
        <w:widowControl w:val="0"/>
        <w:jc w:val="both"/>
        <w:rPr>
          <w:rFonts w:ascii="Arial" w:hAnsi="Arial" w:cs="Arial"/>
          <w:sz w:val="24"/>
          <w:szCs w:val="24"/>
        </w:rPr>
      </w:pPr>
    </w:p>
    <w:p w:rsidRPr="00514DA8" w:rsidR="00C673FA" w:rsidRDefault="00C673FA" w14:paraId="4F57A957" w14:textId="77777777">
      <w:pPr>
        <w:widowControl w:val="0"/>
        <w:jc w:val="both"/>
        <w:rPr>
          <w:rFonts w:ascii="Arial" w:hAnsi="Arial" w:cs="Arial"/>
          <w:sz w:val="24"/>
        </w:rPr>
      </w:pPr>
    </w:p>
    <w:p w:rsidRPr="00514DA8" w:rsidR="00C673FA" w:rsidP="001D4EAA" w:rsidRDefault="001D4EAA" w14:paraId="71085268" w14:textId="0A3475D6">
      <w:pPr>
        <w:pStyle w:val="1stpage12"/>
        <w:rPr>
          <w:rFonts w:cs="Arial"/>
          <w:lang w:eastAsia="zh-TW"/>
        </w:rPr>
      </w:pPr>
      <w:r w:rsidRPr="1A6CBC4E" w:rsidR="2CB9345B">
        <w:rPr>
          <w:rFonts w:cs="Arial"/>
        </w:rPr>
        <w:t xml:space="preserve">Word Count: </w:t>
      </w:r>
      <w:r w:rsidRPr="1A6CBC4E" w:rsidR="3C36C8D8">
        <w:rPr>
          <w:rFonts w:cs="Arial"/>
          <w:lang w:eastAsia="zh-TW"/>
        </w:rPr>
        <w:t>1,4</w:t>
      </w:r>
      <w:r w:rsidRPr="1A6CBC4E" w:rsidR="7F0B19BC">
        <w:rPr>
          <w:rFonts w:cs="Arial"/>
          <w:lang w:eastAsia="zh-TW"/>
        </w:rPr>
        <w:t>7</w:t>
      </w:r>
      <w:r w:rsidRPr="1A6CBC4E" w:rsidR="59BB5C7B">
        <w:rPr>
          <w:rFonts w:cs="Arial"/>
          <w:lang w:eastAsia="zh-TW"/>
        </w:rPr>
        <w:t>2</w:t>
      </w:r>
    </w:p>
    <w:p w:rsidRPr="00514DA8" w:rsidR="00C673FA" w:rsidRDefault="00C673FA" w14:paraId="674E5DE2" w14:textId="77777777">
      <w:pPr>
        <w:widowControl w:val="0"/>
        <w:jc w:val="both"/>
        <w:rPr>
          <w:rFonts w:ascii="Arial" w:hAnsi="Arial" w:cs="Arial"/>
          <w:sz w:val="24"/>
        </w:rPr>
      </w:pPr>
    </w:p>
    <w:p w:rsidRPr="00514DA8" w:rsidR="00C673FA" w:rsidRDefault="00C673FA" w14:paraId="44749BEA" w14:textId="77777777">
      <w:pPr>
        <w:widowControl w:val="0"/>
        <w:jc w:val="both"/>
        <w:rPr>
          <w:rFonts w:ascii="Arial" w:hAnsi="Arial" w:cs="Arial"/>
          <w:sz w:val="24"/>
        </w:rPr>
      </w:pPr>
    </w:p>
    <w:p w:rsidRPr="00514DA8" w:rsidR="00C673FA" w:rsidRDefault="00C673FA" w14:paraId="488E40AA" w14:textId="77777777">
      <w:pPr>
        <w:widowControl w:val="0"/>
        <w:tabs>
          <w:tab w:val="center" w:pos="4320"/>
        </w:tabs>
        <w:jc w:val="center"/>
        <w:rPr>
          <w:rFonts w:ascii="Arial" w:hAnsi="Arial" w:cs="Arial"/>
          <w:sz w:val="24"/>
          <w:szCs w:val="28"/>
        </w:rPr>
      </w:pPr>
    </w:p>
    <w:p w:rsidRPr="00514DA8" w:rsidR="00C673FA" w:rsidP="00BF7A28" w:rsidRDefault="00C673FA" w14:paraId="14539FBD" w14:textId="77777777">
      <w:pPr>
        <w:pStyle w:val="AuthorDate"/>
        <w:rPr>
          <w:rFonts w:cs="Arial"/>
          <w:lang w:eastAsia="zh-TW"/>
        </w:rPr>
      </w:pPr>
      <w:r w:rsidRPr="00514DA8">
        <w:rPr>
          <w:rFonts w:cs="Arial"/>
          <w:sz w:val="24"/>
        </w:rPr>
        <w:br/>
      </w:r>
      <w:r w:rsidR="001F6DFC">
        <w:rPr>
          <w:rFonts w:hint="eastAsia" w:cs="Arial"/>
          <w:lang w:eastAsia="zh-TW"/>
        </w:rPr>
        <w:t>20</w:t>
      </w:r>
      <w:r w:rsidRPr="00514DA8" w:rsidR="008C6D5F">
        <w:rPr>
          <w:rFonts w:cs="Arial"/>
        </w:rPr>
        <w:t>/</w:t>
      </w:r>
      <w:r w:rsidR="001F6DFC">
        <w:rPr>
          <w:rFonts w:hint="eastAsia" w:cs="Arial"/>
          <w:lang w:eastAsia="zh-TW"/>
        </w:rPr>
        <w:t>07</w:t>
      </w:r>
      <w:r w:rsidRPr="00514DA8" w:rsidR="008C6D5F">
        <w:rPr>
          <w:rFonts w:cs="Arial"/>
        </w:rPr>
        <w:t>/</w:t>
      </w:r>
      <w:r w:rsidRPr="00514DA8">
        <w:rPr>
          <w:rFonts w:cs="Arial"/>
        </w:rPr>
        <w:t>20</w:t>
      </w:r>
      <w:r w:rsidR="001F6DFC">
        <w:rPr>
          <w:rFonts w:hint="eastAsia" w:cs="Arial"/>
          <w:lang w:eastAsia="zh-TW"/>
        </w:rPr>
        <w:t>26</w:t>
      </w:r>
    </w:p>
    <w:p w:rsidR="005A66AA" w:rsidP="15457DA2" w:rsidRDefault="005A66AA" w14:paraId="225AA763" w14:textId="27531B77">
      <w:pPr>
        <w:pStyle w:val="AuthorDate"/>
        <w:rPr>
          <w:color w:val="C45911"/>
          <w:sz w:val="20"/>
          <w:szCs w:val="20"/>
        </w:rPr>
        <w:sectPr w:rsidR="005A66AA" w:rsidSect="00F97C43">
          <w:footerReference w:type="default" r:id="rId11"/>
          <w:endnotePr>
            <w:numFmt w:val="lowerLetter"/>
          </w:endnotePr>
          <w:pgSz w:w="11907" w:h="16840" w:orient="portrait" w:code="9"/>
          <w:pgMar w:top="1440" w:right="2160" w:bottom="1440" w:left="1797" w:header="720" w:footer="720" w:gutter="0"/>
          <w:pgNumType w:start="1"/>
          <w:cols w:space="720"/>
          <w:docGrid w:linePitch="272"/>
        </w:sectPr>
      </w:pPr>
    </w:p>
    <w:p w:rsidR="00797A8B" w:rsidP="0015101F" w:rsidRDefault="00797A8B" w14:paraId="0AD44C92" w14:textId="77777777">
      <w:pPr>
        <w:pStyle w:val="AuthorDate"/>
        <w:rPr>
          <w:rFonts w:cs="Arial"/>
          <w:b w:val="0"/>
          <w:bCs w:val="0"/>
        </w:rPr>
      </w:pPr>
    </w:p>
    <w:p w:rsidRPr="00797A8B" w:rsidR="00C673FA" w:rsidP="0015101F" w:rsidRDefault="00C673FA" w14:paraId="0D8A3B15" w14:textId="77777777">
      <w:pPr>
        <w:pStyle w:val="AuthorDate"/>
        <w:rPr>
          <w:rFonts w:cs="Arial"/>
        </w:rPr>
      </w:pPr>
      <w:r w:rsidRPr="00797A8B">
        <w:rPr>
          <w:rFonts w:cs="Arial"/>
        </w:rPr>
        <w:t>TABLE OF CONTENTS</w:t>
      </w:r>
    </w:p>
    <w:p w:rsidRPr="00514DA8" w:rsidR="00C673FA" w:rsidRDefault="00C673FA" w14:paraId="0B095765" w14:textId="77777777">
      <w:pPr>
        <w:keepNext/>
        <w:ind w:firstLine="2160"/>
        <w:jc w:val="both"/>
        <w:rPr>
          <w:rFonts w:ascii="Arial" w:hAnsi="Arial" w:cs="Arial"/>
        </w:rPr>
      </w:pPr>
    </w:p>
    <w:p w:rsidRPr="005D00F3" w:rsidR="00C673FA" w:rsidRDefault="00C673FA" w14:paraId="006A6B1A" w14:textId="77777777">
      <w:pPr>
        <w:keepNext/>
        <w:tabs>
          <w:tab w:val="right" w:pos="8280"/>
        </w:tabs>
        <w:jc w:val="both"/>
        <w:rPr>
          <w:rFonts w:ascii="Arial" w:hAnsi="Arial" w:cs="Arial"/>
        </w:rPr>
      </w:pPr>
      <w:r w:rsidRPr="005D00F3">
        <w:rPr>
          <w:rFonts w:ascii="Arial" w:hAnsi="Arial" w:cs="Arial"/>
        </w:rPr>
        <w:tab/>
      </w:r>
      <w:r w:rsidRPr="005D00F3">
        <w:rPr>
          <w:rFonts w:ascii="Arial" w:hAnsi="Arial" w:cs="Arial"/>
        </w:rPr>
        <w:t>Page</w:t>
      </w:r>
    </w:p>
    <w:p w:rsidRPr="00C64591" w:rsidR="0071263B" w:rsidRDefault="009152C0" w14:paraId="5776D23F" w14:textId="139F648F">
      <w:pPr>
        <w:pStyle w:val="TOC2"/>
        <w:rPr>
          <w:rFonts w:ascii="Arial" w:hAnsi="Arial" w:cs="Arial" w:eastAsiaTheme="minorEastAsia"/>
          <w:b w:val="0"/>
          <w:kern w:val="2"/>
          <w:sz w:val="20"/>
          <w:szCs w:val="20"/>
          <w:lang w:eastAsia="zh-TW"/>
          <w14:ligatures w14:val="standardContextual"/>
        </w:rPr>
      </w:pPr>
      <w:r w:rsidRPr="00C64591">
        <w:rPr>
          <w:rFonts w:ascii="Arial" w:hAnsi="Arial" w:cs="Arial"/>
          <w:b w:val="0"/>
          <w:color w:val="000000"/>
          <w:sz w:val="20"/>
          <w:szCs w:val="20"/>
        </w:rPr>
        <w:fldChar w:fldCharType="begin"/>
      </w:r>
      <w:r w:rsidRPr="00C64591">
        <w:rPr>
          <w:rFonts w:ascii="Arial" w:hAnsi="Arial" w:cs="Arial"/>
          <w:b w:val="0"/>
          <w:color w:val="000000"/>
          <w:sz w:val="20"/>
          <w:szCs w:val="20"/>
        </w:rPr>
        <w:instrText xml:space="preserve"> TOC \o "1-3" \h \z \u </w:instrText>
      </w:r>
      <w:r w:rsidRPr="00C64591">
        <w:rPr>
          <w:rFonts w:ascii="Arial" w:hAnsi="Arial" w:cs="Arial"/>
          <w:b w:val="0"/>
          <w:color w:val="000000"/>
          <w:sz w:val="20"/>
          <w:szCs w:val="20"/>
        </w:rPr>
        <w:fldChar w:fldCharType="separate"/>
      </w:r>
      <w:hyperlink w:history="1" w:anchor="_Toc235419782">
        <w:r w:rsidRPr="00C64591" w:rsidR="0071263B">
          <w:rPr>
            <w:rStyle w:val="Hyperlink"/>
            <w:rFonts w:ascii="Arial" w:hAnsi="Arial" w:cs="Arial"/>
            <w:b w:val="0"/>
            <w:sz w:val="20"/>
            <w:szCs w:val="20"/>
            <w:lang w:bidi="he-IL"/>
          </w:rPr>
          <w:t>LIST OF TABLES</w:t>
        </w:r>
        <w:r w:rsidRPr="00C64591" w:rsidR="0071263B">
          <w:rPr>
            <w:rFonts w:ascii="Arial" w:hAnsi="Arial" w:cs="Arial"/>
            <w:b w:val="0"/>
            <w:webHidden/>
            <w:sz w:val="20"/>
            <w:szCs w:val="20"/>
          </w:rPr>
          <w:tab/>
        </w:r>
        <w:r w:rsidRPr="00C64591" w:rsidR="0071263B">
          <w:rPr>
            <w:rFonts w:ascii="Arial" w:hAnsi="Arial" w:cs="Arial"/>
            <w:b w:val="0"/>
            <w:webHidden/>
            <w:sz w:val="20"/>
            <w:szCs w:val="20"/>
          </w:rPr>
          <w:fldChar w:fldCharType="begin"/>
        </w:r>
        <w:r w:rsidRPr="00C64591" w:rsidR="0071263B">
          <w:rPr>
            <w:rFonts w:ascii="Arial" w:hAnsi="Arial" w:cs="Arial"/>
            <w:b w:val="0"/>
            <w:webHidden/>
            <w:sz w:val="20"/>
            <w:szCs w:val="20"/>
          </w:rPr>
          <w:instrText xml:space="preserve"> PAGEREF _Toc235419782 \h </w:instrText>
        </w:r>
        <w:r w:rsidRPr="00C64591" w:rsidR="0071263B">
          <w:rPr>
            <w:rFonts w:ascii="Arial" w:hAnsi="Arial" w:cs="Arial"/>
            <w:b w:val="0"/>
            <w:webHidden/>
            <w:sz w:val="20"/>
            <w:szCs w:val="20"/>
          </w:rPr>
        </w:r>
        <w:r w:rsidRPr="00C64591" w:rsidR="0071263B">
          <w:rPr>
            <w:rFonts w:ascii="Arial" w:hAnsi="Arial" w:cs="Arial"/>
            <w:b w:val="0"/>
            <w:webHidden/>
            <w:sz w:val="20"/>
            <w:szCs w:val="20"/>
          </w:rPr>
          <w:fldChar w:fldCharType="separate"/>
        </w:r>
        <w:r w:rsidRPr="00C64591" w:rsidR="005D00F3">
          <w:rPr>
            <w:rFonts w:ascii="Arial" w:hAnsi="Arial" w:cs="Arial"/>
            <w:b w:val="0"/>
            <w:webHidden/>
            <w:sz w:val="20"/>
            <w:szCs w:val="20"/>
          </w:rPr>
          <w:t>2</w:t>
        </w:r>
        <w:r w:rsidRPr="00C64591" w:rsidR="0071263B">
          <w:rPr>
            <w:rFonts w:ascii="Arial" w:hAnsi="Arial" w:cs="Arial"/>
            <w:b w:val="0"/>
            <w:webHidden/>
            <w:sz w:val="20"/>
            <w:szCs w:val="20"/>
          </w:rPr>
          <w:fldChar w:fldCharType="end"/>
        </w:r>
      </w:hyperlink>
    </w:p>
    <w:p w:rsidRPr="00C64591" w:rsidR="0071263B" w:rsidRDefault="0071263B" w14:paraId="046C8DE9" w14:textId="37969174">
      <w:pPr>
        <w:pStyle w:val="TOC2"/>
        <w:rPr>
          <w:rFonts w:ascii="Arial" w:hAnsi="Arial" w:cs="Arial" w:eastAsiaTheme="minorEastAsia"/>
          <w:b w:val="0"/>
          <w:kern w:val="2"/>
          <w:sz w:val="20"/>
          <w:szCs w:val="20"/>
          <w:lang w:eastAsia="zh-TW"/>
          <w14:ligatures w14:val="standardContextual"/>
        </w:rPr>
      </w:pPr>
      <w:hyperlink w:history="1" w:anchor="_Toc235419783">
        <w:r w:rsidRPr="00C64591">
          <w:rPr>
            <w:rStyle w:val="Hyperlink"/>
            <w:rFonts w:ascii="Arial" w:hAnsi="Arial" w:cs="Arial"/>
            <w:b w:val="0"/>
            <w:sz w:val="20"/>
            <w:szCs w:val="20"/>
            <w:lang w:bidi="he-IL"/>
          </w:rPr>
          <w:t>LIST OF FIGURES</w:t>
        </w:r>
        <w:r w:rsidRPr="00C64591">
          <w:rPr>
            <w:rFonts w:ascii="Arial" w:hAnsi="Arial" w:cs="Arial"/>
            <w:b w:val="0"/>
            <w:webHidden/>
            <w:sz w:val="20"/>
            <w:szCs w:val="20"/>
          </w:rPr>
          <w:tab/>
        </w:r>
        <w:r w:rsidRPr="00C64591">
          <w:rPr>
            <w:rFonts w:ascii="Arial" w:hAnsi="Arial" w:cs="Arial"/>
            <w:b w:val="0"/>
            <w:webHidden/>
            <w:sz w:val="20"/>
            <w:szCs w:val="20"/>
          </w:rPr>
          <w:fldChar w:fldCharType="begin"/>
        </w:r>
        <w:r w:rsidRPr="00C64591">
          <w:rPr>
            <w:rFonts w:ascii="Arial" w:hAnsi="Arial" w:cs="Arial"/>
            <w:b w:val="0"/>
            <w:webHidden/>
            <w:sz w:val="20"/>
            <w:szCs w:val="20"/>
          </w:rPr>
          <w:instrText xml:space="preserve"> PAGEREF _Toc235419783 \h </w:instrText>
        </w:r>
        <w:r w:rsidRPr="00C64591">
          <w:rPr>
            <w:rFonts w:ascii="Arial" w:hAnsi="Arial" w:cs="Arial"/>
            <w:b w:val="0"/>
            <w:webHidden/>
            <w:sz w:val="20"/>
            <w:szCs w:val="20"/>
          </w:rPr>
        </w:r>
        <w:r w:rsidRPr="00C64591">
          <w:rPr>
            <w:rFonts w:ascii="Arial" w:hAnsi="Arial" w:cs="Arial"/>
            <w:b w:val="0"/>
            <w:webHidden/>
            <w:sz w:val="20"/>
            <w:szCs w:val="20"/>
          </w:rPr>
          <w:fldChar w:fldCharType="separate"/>
        </w:r>
        <w:r w:rsidRPr="00C64591" w:rsidR="005D00F3">
          <w:rPr>
            <w:rFonts w:ascii="Arial" w:hAnsi="Arial" w:cs="Arial"/>
            <w:b w:val="0"/>
            <w:webHidden/>
            <w:sz w:val="20"/>
            <w:szCs w:val="20"/>
          </w:rPr>
          <w:t>3</w:t>
        </w:r>
        <w:r w:rsidRPr="00C64591">
          <w:rPr>
            <w:rFonts w:ascii="Arial" w:hAnsi="Arial" w:cs="Arial"/>
            <w:b w:val="0"/>
            <w:webHidden/>
            <w:sz w:val="20"/>
            <w:szCs w:val="20"/>
          </w:rPr>
          <w:fldChar w:fldCharType="end"/>
        </w:r>
      </w:hyperlink>
    </w:p>
    <w:p w:rsidRPr="00C64591" w:rsidR="0071263B" w:rsidRDefault="0071263B" w14:paraId="538CE103" w14:textId="6CFE7055">
      <w:pPr>
        <w:pStyle w:val="TOC1"/>
        <w:rPr>
          <w:rFonts w:ascii="Arial" w:hAnsi="Arial" w:eastAsiaTheme="minorEastAsia"/>
          <w:b w:val="0"/>
          <w:bCs w:val="0"/>
          <w:color w:val="auto"/>
          <w:kern w:val="2"/>
          <w:sz w:val="20"/>
          <w:lang w:eastAsia="zh-TW" w:bidi="ar-SA"/>
          <w14:ligatures w14:val="standardContextual"/>
        </w:rPr>
      </w:pPr>
      <w:hyperlink w:history="1" w:anchor="_Toc235419784">
        <w:r w:rsidRPr="00C64591">
          <w:rPr>
            <w:rStyle w:val="Hyperlink"/>
            <w:rFonts w:ascii="Arial" w:hAnsi="Arial"/>
            <w:b w:val="0"/>
            <w:bCs w:val="0"/>
            <w:sz w:val="20"/>
          </w:rPr>
          <w:t>Chapter 1. Introduction</w:t>
        </w:r>
        <w:r w:rsidRPr="00C64591">
          <w:rPr>
            <w:rFonts w:ascii="Arial" w:hAnsi="Arial"/>
            <w:b w:val="0"/>
            <w:bCs w:val="0"/>
            <w:webHidden/>
            <w:sz w:val="20"/>
          </w:rPr>
          <w:tab/>
        </w:r>
        <w:r w:rsidRPr="00C64591">
          <w:rPr>
            <w:rFonts w:ascii="Arial" w:hAnsi="Arial"/>
            <w:b w:val="0"/>
            <w:bCs w:val="0"/>
            <w:webHidden/>
            <w:sz w:val="20"/>
          </w:rPr>
          <w:fldChar w:fldCharType="begin"/>
        </w:r>
        <w:r w:rsidRPr="00C64591">
          <w:rPr>
            <w:rFonts w:ascii="Arial" w:hAnsi="Arial"/>
            <w:b w:val="0"/>
            <w:bCs w:val="0"/>
            <w:webHidden/>
            <w:sz w:val="20"/>
          </w:rPr>
          <w:instrText xml:space="preserve"> PAGEREF _Toc235419784 \h </w:instrText>
        </w:r>
        <w:r w:rsidRPr="00C64591">
          <w:rPr>
            <w:rFonts w:ascii="Arial" w:hAnsi="Arial"/>
            <w:b w:val="0"/>
            <w:bCs w:val="0"/>
            <w:webHidden/>
            <w:sz w:val="20"/>
          </w:rPr>
        </w:r>
        <w:r w:rsidRPr="00C64591">
          <w:rPr>
            <w:rFonts w:ascii="Arial" w:hAnsi="Arial"/>
            <w:b w:val="0"/>
            <w:bCs w:val="0"/>
            <w:webHidden/>
            <w:sz w:val="20"/>
          </w:rPr>
          <w:fldChar w:fldCharType="separate"/>
        </w:r>
        <w:r w:rsidRPr="00C64591" w:rsidR="005D00F3">
          <w:rPr>
            <w:rFonts w:ascii="Arial" w:hAnsi="Arial"/>
            <w:b w:val="0"/>
            <w:bCs w:val="0"/>
            <w:webHidden/>
            <w:sz w:val="20"/>
          </w:rPr>
          <w:t>4</w:t>
        </w:r>
        <w:r w:rsidRPr="00C64591">
          <w:rPr>
            <w:rFonts w:ascii="Arial" w:hAnsi="Arial"/>
            <w:b w:val="0"/>
            <w:bCs w:val="0"/>
            <w:webHidden/>
            <w:sz w:val="20"/>
          </w:rPr>
          <w:fldChar w:fldCharType="end"/>
        </w:r>
      </w:hyperlink>
    </w:p>
    <w:p w:rsidRPr="00C64591" w:rsidR="0071263B" w:rsidRDefault="0071263B" w14:paraId="5EA100DC" w14:textId="3D0B288F">
      <w:pPr>
        <w:pStyle w:val="TOC1"/>
        <w:rPr>
          <w:rFonts w:ascii="Arial" w:hAnsi="Arial" w:eastAsiaTheme="minorEastAsia"/>
          <w:b w:val="0"/>
          <w:bCs w:val="0"/>
          <w:color w:val="auto"/>
          <w:kern w:val="2"/>
          <w:sz w:val="20"/>
          <w:lang w:eastAsia="zh-TW" w:bidi="ar-SA"/>
          <w14:ligatures w14:val="standardContextual"/>
        </w:rPr>
      </w:pPr>
      <w:hyperlink w:history="1" w:anchor="_Toc235419785">
        <w:r w:rsidRPr="00C64591">
          <w:rPr>
            <w:rStyle w:val="Hyperlink"/>
            <w:rFonts w:ascii="Arial" w:hAnsi="Arial"/>
            <w:b w:val="0"/>
            <w:bCs w:val="0"/>
            <w:sz w:val="20"/>
          </w:rPr>
          <w:t>Chapter 2.</w:t>
        </w:r>
        <w:r w:rsidRPr="00C64591">
          <w:rPr>
            <w:rStyle w:val="Hyperlink"/>
            <w:rFonts w:ascii="Arial" w:hAnsi="Arial"/>
            <w:b w:val="0"/>
            <w:bCs w:val="0"/>
            <w:sz w:val="20"/>
            <w:lang w:eastAsia="zh-TW"/>
          </w:rPr>
          <w:t xml:space="preserve"> Database Design and Rationale</w:t>
        </w:r>
        <w:r w:rsidRPr="00C64591">
          <w:rPr>
            <w:rFonts w:ascii="Arial" w:hAnsi="Arial"/>
            <w:b w:val="0"/>
            <w:bCs w:val="0"/>
            <w:webHidden/>
            <w:sz w:val="20"/>
          </w:rPr>
          <w:tab/>
        </w:r>
        <w:r w:rsidRPr="00C64591">
          <w:rPr>
            <w:rFonts w:ascii="Arial" w:hAnsi="Arial"/>
            <w:b w:val="0"/>
            <w:bCs w:val="0"/>
            <w:webHidden/>
            <w:sz w:val="20"/>
          </w:rPr>
          <w:fldChar w:fldCharType="begin"/>
        </w:r>
        <w:r w:rsidRPr="00C64591">
          <w:rPr>
            <w:rFonts w:ascii="Arial" w:hAnsi="Arial"/>
            <w:b w:val="0"/>
            <w:bCs w:val="0"/>
            <w:webHidden/>
            <w:sz w:val="20"/>
          </w:rPr>
          <w:instrText xml:space="preserve"> PAGEREF _Toc235419785 \h </w:instrText>
        </w:r>
        <w:r w:rsidRPr="00C64591">
          <w:rPr>
            <w:rFonts w:ascii="Arial" w:hAnsi="Arial"/>
            <w:b w:val="0"/>
            <w:bCs w:val="0"/>
            <w:webHidden/>
            <w:sz w:val="20"/>
          </w:rPr>
        </w:r>
        <w:r w:rsidRPr="00C64591">
          <w:rPr>
            <w:rFonts w:ascii="Arial" w:hAnsi="Arial"/>
            <w:b w:val="0"/>
            <w:bCs w:val="0"/>
            <w:webHidden/>
            <w:sz w:val="20"/>
          </w:rPr>
          <w:fldChar w:fldCharType="separate"/>
        </w:r>
        <w:r w:rsidRPr="00C64591" w:rsidR="005D00F3">
          <w:rPr>
            <w:rFonts w:ascii="Arial" w:hAnsi="Arial"/>
            <w:b w:val="0"/>
            <w:bCs w:val="0"/>
            <w:webHidden/>
            <w:sz w:val="20"/>
          </w:rPr>
          <w:t>5</w:t>
        </w:r>
        <w:r w:rsidRPr="00C64591">
          <w:rPr>
            <w:rFonts w:ascii="Arial" w:hAnsi="Arial"/>
            <w:b w:val="0"/>
            <w:bCs w:val="0"/>
            <w:webHidden/>
            <w:sz w:val="20"/>
          </w:rPr>
          <w:fldChar w:fldCharType="end"/>
        </w:r>
      </w:hyperlink>
    </w:p>
    <w:p w:rsidRPr="00C64591" w:rsidR="0071263B" w:rsidRDefault="0071263B" w14:paraId="61AAF0C8" w14:textId="0DD55CAE">
      <w:pPr>
        <w:pStyle w:val="TOC1"/>
        <w:rPr>
          <w:rFonts w:ascii="Arial" w:hAnsi="Arial" w:eastAsiaTheme="minorEastAsia"/>
          <w:b w:val="0"/>
          <w:bCs w:val="0"/>
          <w:color w:val="auto"/>
          <w:kern w:val="2"/>
          <w:sz w:val="20"/>
          <w:lang w:eastAsia="zh-TW" w:bidi="ar-SA"/>
          <w14:ligatures w14:val="standardContextual"/>
        </w:rPr>
      </w:pPr>
      <w:hyperlink w:history="1" w:anchor="_Toc235419786">
        <w:r w:rsidRPr="00C64591">
          <w:rPr>
            <w:rStyle w:val="Hyperlink"/>
            <w:rFonts w:ascii="Arial" w:hAnsi="Arial"/>
            <w:b w:val="0"/>
            <w:bCs w:val="0"/>
            <w:sz w:val="20"/>
          </w:rPr>
          <w:t>Chapter 3.</w:t>
        </w:r>
        <w:r w:rsidRPr="00C64591">
          <w:rPr>
            <w:rStyle w:val="Hyperlink"/>
            <w:rFonts w:ascii="Arial" w:hAnsi="Arial"/>
            <w:b w:val="0"/>
            <w:bCs w:val="0"/>
            <w:sz w:val="20"/>
            <w:lang w:eastAsia="zh-TW"/>
          </w:rPr>
          <w:t xml:space="preserve"> Software Architecture</w:t>
        </w:r>
        <w:r w:rsidRPr="00C64591">
          <w:rPr>
            <w:rFonts w:ascii="Arial" w:hAnsi="Arial"/>
            <w:b w:val="0"/>
            <w:bCs w:val="0"/>
            <w:webHidden/>
            <w:sz w:val="20"/>
          </w:rPr>
          <w:tab/>
        </w:r>
        <w:r w:rsidRPr="00C64591">
          <w:rPr>
            <w:rFonts w:ascii="Arial" w:hAnsi="Arial"/>
            <w:b w:val="0"/>
            <w:bCs w:val="0"/>
            <w:webHidden/>
            <w:sz w:val="20"/>
          </w:rPr>
          <w:fldChar w:fldCharType="begin"/>
        </w:r>
        <w:r w:rsidRPr="00C64591">
          <w:rPr>
            <w:rFonts w:ascii="Arial" w:hAnsi="Arial"/>
            <w:b w:val="0"/>
            <w:bCs w:val="0"/>
            <w:webHidden/>
            <w:sz w:val="20"/>
          </w:rPr>
          <w:instrText xml:space="preserve"> PAGEREF _Toc235419786 \h </w:instrText>
        </w:r>
        <w:r w:rsidRPr="00C64591">
          <w:rPr>
            <w:rFonts w:ascii="Arial" w:hAnsi="Arial"/>
            <w:b w:val="0"/>
            <w:bCs w:val="0"/>
            <w:webHidden/>
            <w:sz w:val="20"/>
          </w:rPr>
        </w:r>
        <w:r w:rsidRPr="00C64591">
          <w:rPr>
            <w:rFonts w:ascii="Arial" w:hAnsi="Arial"/>
            <w:b w:val="0"/>
            <w:bCs w:val="0"/>
            <w:webHidden/>
            <w:sz w:val="20"/>
          </w:rPr>
          <w:fldChar w:fldCharType="separate"/>
        </w:r>
        <w:r w:rsidRPr="00C64591" w:rsidR="005D00F3">
          <w:rPr>
            <w:rFonts w:ascii="Arial" w:hAnsi="Arial"/>
            <w:b w:val="0"/>
            <w:bCs w:val="0"/>
            <w:webHidden/>
            <w:sz w:val="20"/>
          </w:rPr>
          <w:t>7</w:t>
        </w:r>
        <w:r w:rsidRPr="00C64591">
          <w:rPr>
            <w:rFonts w:ascii="Arial" w:hAnsi="Arial"/>
            <w:b w:val="0"/>
            <w:bCs w:val="0"/>
            <w:webHidden/>
            <w:sz w:val="20"/>
          </w:rPr>
          <w:fldChar w:fldCharType="end"/>
        </w:r>
      </w:hyperlink>
    </w:p>
    <w:p w:rsidRPr="00C64591" w:rsidR="0071263B" w:rsidRDefault="0071263B" w14:paraId="75E401F8" w14:textId="41B8BD17">
      <w:pPr>
        <w:pStyle w:val="TOC2"/>
        <w:rPr>
          <w:rFonts w:ascii="Arial" w:hAnsi="Arial" w:cs="Arial" w:eastAsiaTheme="minorEastAsia"/>
          <w:b w:val="0"/>
          <w:kern w:val="2"/>
          <w:sz w:val="20"/>
          <w:szCs w:val="20"/>
          <w:lang w:eastAsia="zh-TW"/>
          <w14:ligatures w14:val="standardContextual"/>
        </w:rPr>
      </w:pPr>
      <w:hyperlink w:history="1" w:anchor="_Toc235419787">
        <w:r w:rsidRPr="00C64591">
          <w:rPr>
            <w:rStyle w:val="Hyperlink"/>
            <w:rFonts w:ascii="Arial" w:hAnsi="Arial" w:cs="Arial"/>
            <w:b w:val="0"/>
            <w:sz w:val="20"/>
            <w:szCs w:val="20"/>
            <w:lang w:bidi="he-IL"/>
          </w:rPr>
          <w:t>3.1</w:t>
        </w:r>
        <w:r w:rsidRPr="00C64591">
          <w:rPr>
            <w:rFonts w:ascii="Arial" w:hAnsi="Arial" w:cs="Arial" w:eastAsiaTheme="minorEastAsia"/>
            <w:b w:val="0"/>
            <w:kern w:val="2"/>
            <w:sz w:val="20"/>
            <w:szCs w:val="20"/>
            <w:lang w:eastAsia="zh-TW"/>
            <w14:ligatures w14:val="standardContextual"/>
          </w:rPr>
          <w:tab/>
        </w:r>
        <w:r w:rsidRPr="00C64591">
          <w:rPr>
            <w:rStyle w:val="Hyperlink"/>
            <w:rFonts w:ascii="Arial" w:hAnsi="Arial" w:cs="Arial"/>
            <w:b w:val="0"/>
            <w:sz w:val="20"/>
            <w:szCs w:val="20"/>
            <w:lang w:eastAsia="zh-TW" w:bidi="he-IL"/>
          </w:rPr>
          <w:t>Dual back end via DB-API 2.0</w:t>
        </w:r>
        <w:r w:rsidRPr="00C64591">
          <w:rPr>
            <w:rFonts w:ascii="Arial" w:hAnsi="Arial" w:cs="Arial"/>
            <w:b w:val="0"/>
            <w:webHidden/>
            <w:sz w:val="20"/>
            <w:szCs w:val="20"/>
          </w:rPr>
          <w:tab/>
        </w:r>
        <w:r w:rsidRPr="00C64591">
          <w:rPr>
            <w:rFonts w:ascii="Arial" w:hAnsi="Arial" w:cs="Arial"/>
            <w:b w:val="0"/>
            <w:webHidden/>
            <w:sz w:val="20"/>
            <w:szCs w:val="20"/>
          </w:rPr>
          <w:fldChar w:fldCharType="begin"/>
        </w:r>
        <w:r w:rsidRPr="00C64591">
          <w:rPr>
            <w:rFonts w:ascii="Arial" w:hAnsi="Arial" w:cs="Arial"/>
            <w:b w:val="0"/>
            <w:webHidden/>
            <w:sz w:val="20"/>
            <w:szCs w:val="20"/>
          </w:rPr>
          <w:instrText xml:space="preserve"> PAGEREF _Toc235419787 \h </w:instrText>
        </w:r>
        <w:r w:rsidRPr="00C64591">
          <w:rPr>
            <w:rFonts w:ascii="Arial" w:hAnsi="Arial" w:cs="Arial"/>
            <w:b w:val="0"/>
            <w:webHidden/>
            <w:sz w:val="20"/>
            <w:szCs w:val="20"/>
          </w:rPr>
        </w:r>
        <w:r w:rsidRPr="00C64591">
          <w:rPr>
            <w:rFonts w:ascii="Arial" w:hAnsi="Arial" w:cs="Arial"/>
            <w:b w:val="0"/>
            <w:webHidden/>
            <w:sz w:val="20"/>
            <w:szCs w:val="20"/>
          </w:rPr>
          <w:fldChar w:fldCharType="separate"/>
        </w:r>
        <w:r w:rsidRPr="00C64591" w:rsidR="005D00F3">
          <w:rPr>
            <w:rFonts w:ascii="Arial" w:hAnsi="Arial" w:cs="Arial"/>
            <w:b w:val="0"/>
            <w:webHidden/>
            <w:sz w:val="20"/>
            <w:szCs w:val="20"/>
          </w:rPr>
          <w:t>7</w:t>
        </w:r>
        <w:r w:rsidRPr="00C64591">
          <w:rPr>
            <w:rFonts w:ascii="Arial" w:hAnsi="Arial" w:cs="Arial"/>
            <w:b w:val="0"/>
            <w:webHidden/>
            <w:sz w:val="20"/>
            <w:szCs w:val="20"/>
          </w:rPr>
          <w:fldChar w:fldCharType="end"/>
        </w:r>
      </w:hyperlink>
    </w:p>
    <w:p w:rsidRPr="00C64591" w:rsidR="0071263B" w:rsidRDefault="0071263B" w14:paraId="472C74B7" w14:textId="59C6A8E4">
      <w:pPr>
        <w:pStyle w:val="TOC1"/>
        <w:rPr>
          <w:rFonts w:ascii="Arial" w:hAnsi="Arial" w:eastAsiaTheme="minorEastAsia"/>
          <w:b w:val="0"/>
          <w:bCs w:val="0"/>
          <w:color w:val="auto"/>
          <w:kern w:val="2"/>
          <w:sz w:val="20"/>
          <w:lang w:eastAsia="zh-TW" w:bidi="ar-SA"/>
          <w14:ligatures w14:val="standardContextual"/>
        </w:rPr>
      </w:pPr>
      <w:hyperlink w:history="1" w:anchor="_Toc235419788">
        <w:r w:rsidRPr="00C64591">
          <w:rPr>
            <w:rStyle w:val="Hyperlink"/>
            <w:rFonts w:ascii="Arial" w:hAnsi="Arial"/>
            <w:b w:val="0"/>
            <w:bCs w:val="0"/>
            <w:sz w:val="20"/>
          </w:rPr>
          <w:t>Chapter 4.</w:t>
        </w:r>
        <w:r w:rsidRPr="00C64591">
          <w:rPr>
            <w:rStyle w:val="Hyperlink"/>
            <w:rFonts w:ascii="Arial" w:hAnsi="Arial"/>
            <w:b w:val="0"/>
            <w:bCs w:val="0"/>
            <w:sz w:val="20"/>
            <w:lang w:eastAsia="zh-TW"/>
          </w:rPr>
          <w:t xml:space="preserve"> Query Implementation and Security</w:t>
        </w:r>
        <w:r w:rsidRPr="00C64591">
          <w:rPr>
            <w:rFonts w:ascii="Arial" w:hAnsi="Arial"/>
            <w:b w:val="0"/>
            <w:bCs w:val="0"/>
            <w:webHidden/>
            <w:sz w:val="20"/>
          </w:rPr>
          <w:tab/>
        </w:r>
        <w:r w:rsidRPr="00C64591">
          <w:rPr>
            <w:rFonts w:ascii="Arial" w:hAnsi="Arial"/>
            <w:b w:val="0"/>
            <w:bCs w:val="0"/>
            <w:webHidden/>
            <w:sz w:val="20"/>
          </w:rPr>
          <w:fldChar w:fldCharType="begin"/>
        </w:r>
        <w:r w:rsidRPr="00C64591">
          <w:rPr>
            <w:rFonts w:ascii="Arial" w:hAnsi="Arial"/>
            <w:b w:val="0"/>
            <w:bCs w:val="0"/>
            <w:webHidden/>
            <w:sz w:val="20"/>
          </w:rPr>
          <w:instrText xml:space="preserve"> PAGEREF _Toc235419788 \h </w:instrText>
        </w:r>
        <w:r w:rsidRPr="00C64591">
          <w:rPr>
            <w:rFonts w:ascii="Arial" w:hAnsi="Arial"/>
            <w:b w:val="0"/>
            <w:bCs w:val="0"/>
            <w:webHidden/>
            <w:sz w:val="20"/>
          </w:rPr>
        </w:r>
        <w:r w:rsidRPr="00C64591">
          <w:rPr>
            <w:rFonts w:ascii="Arial" w:hAnsi="Arial"/>
            <w:b w:val="0"/>
            <w:bCs w:val="0"/>
            <w:webHidden/>
            <w:sz w:val="20"/>
          </w:rPr>
          <w:fldChar w:fldCharType="separate"/>
        </w:r>
        <w:r w:rsidRPr="00C64591" w:rsidR="005D00F3">
          <w:rPr>
            <w:rFonts w:ascii="Arial" w:hAnsi="Arial"/>
            <w:b w:val="0"/>
            <w:bCs w:val="0"/>
            <w:webHidden/>
            <w:sz w:val="20"/>
          </w:rPr>
          <w:t>8</w:t>
        </w:r>
        <w:r w:rsidRPr="00C64591">
          <w:rPr>
            <w:rFonts w:ascii="Arial" w:hAnsi="Arial"/>
            <w:b w:val="0"/>
            <w:bCs w:val="0"/>
            <w:webHidden/>
            <w:sz w:val="20"/>
          </w:rPr>
          <w:fldChar w:fldCharType="end"/>
        </w:r>
      </w:hyperlink>
    </w:p>
    <w:p w:rsidRPr="00C64591" w:rsidR="0071263B" w:rsidRDefault="0071263B" w14:paraId="0F86606F" w14:textId="74A6CFDC">
      <w:pPr>
        <w:pStyle w:val="TOC1"/>
        <w:rPr>
          <w:rFonts w:ascii="Arial" w:hAnsi="Arial" w:eastAsiaTheme="minorEastAsia"/>
          <w:b w:val="0"/>
          <w:bCs w:val="0"/>
          <w:color w:val="auto"/>
          <w:kern w:val="2"/>
          <w:sz w:val="20"/>
          <w:lang w:eastAsia="zh-TW" w:bidi="ar-SA"/>
          <w14:ligatures w14:val="standardContextual"/>
        </w:rPr>
      </w:pPr>
      <w:hyperlink w:history="1" w:anchor="_Toc235419789">
        <w:r w:rsidRPr="00C64591">
          <w:rPr>
            <w:rStyle w:val="Hyperlink"/>
            <w:rFonts w:ascii="Arial" w:hAnsi="Arial"/>
            <w:b w:val="0"/>
            <w:bCs w:val="0"/>
            <w:sz w:val="20"/>
            <w:lang w:eastAsia="zh-TW"/>
          </w:rPr>
          <w:t>Chapter 5. Seed Data and Test Strategy</w:t>
        </w:r>
        <w:r w:rsidRPr="00C64591">
          <w:rPr>
            <w:rFonts w:ascii="Arial" w:hAnsi="Arial"/>
            <w:b w:val="0"/>
            <w:bCs w:val="0"/>
            <w:webHidden/>
            <w:sz w:val="20"/>
          </w:rPr>
          <w:tab/>
        </w:r>
        <w:r w:rsidRPr="00C64591">
          <w:rPr>
            <w:rFonts w:ascii="Arial" w:hAnsi="Arial"/>
            <w:b w:val="0"/>
            <w:bCs w:val="0"/>
            <w:webHidden/>
            <w:sz w:val="20"/>
          </w:rPr>
          <w:fldChar w:fldCharType="begin"/>
        </w:r>
        <w:r w:rsidRPr="00C64591">
          <w:rPr>
            <w:rFonts w:ascii="Arial" w:hAnsi="Arial"/>
            <w:b w:val="0"/>
            <w:bCs w:val="0"/>
            <w:webHidden/>
            <w:sz w:val="20"/>
          </w:rPr>
          <w:instrText xml:space="preserve"> PAGEREF _Toc235419789 \h </w:instrText>
        </w:r>
        <w:r w:rsidRPr="00C64591">
          <w:rPr>
            <w:rFonts w:ascii="Arial" w:hAnsi="Arial"/>
            <w:b w:val="0"/>
            <w:bCs w:val="0"/>
            <w:webHidden/>
            <w:sz w:val="20"/>
          </w:rPr>
        </w:r>
        <w:r w:rsidRPr="00C64591">
          <w:rPr>
            <w:rFonts w:ascii="Arial" w:hAnsi="Arial"/>
            <w:b w:val="0"/>
            <w:bCs w:val="0"/>
            <w:webHidden/>
            <w:sz w:val="20"/>
          </w:rPr>
          <w:fldChar w:fldCharType="separate"/>
        </w:r>
        <w:r w:rsidRPr="00C64591" w:rsidR="005D00F3">
          <w:rPr>
            <w:rFonts w:ascii="Arial" w:hAnsi="Arial"/>
            <w:b w:val="0"/>
            <w:bCs w:val="0"/>
            <w:webHidden/>
            <w:sz w:val="20"/>
          </w:rPr>
          <w:t>9</w:t>
        </w:r>
        <w:r w:rsidRPr="00C64591">
          <w:rPr>
            <w:rFonts w:ascii="Arial" w:hAnsi="Arial"/>
            <w:b w:val="0"/>
            <w:bCs w:val="0"/>
            <w:webHidden/>
            <w:sz w:val="20"/>
          </w:rPr>
          <w:fldChar w:fldCharType="end"/>
        </w:r>
      </w:hyperlink>
    </w:p>
    <w:p w:rsidRPr="00C64591" w:rsidR="0071263B" w:rsidRDefault="0071263B" w14:paraId="312E2E88" w14:textId="7AB10FC4">
      <w:pPr>
        <w:pStyle w:val="TOC1"/>
        <w:rPr>
          <w:rFonts w:ascii="Arial" w:hAnsi="Arial" w:eastAsiaTheme="minorEastAsia"/>
          <w:b w:val="0"/>
          <w:bCs w:val="0"/>
          <w:color w:val="auto"/>
          <w:kern w:val="2"/>
          <w:sz w:val="20"/>
          <w:lang w:eastAsia="zh-TW" w:bidi="ar-SA"/>
          <w14:ligatures w14:val="standardContextual"/>
        </w:rPr>
      </w:pPr>
      <w:hyperlink w:history="1" w:anchor="_Toc235419790">
        <w:r w:rsidRPr="00C64591">
          <w:rPr>
            <w:rStyle w:val="Hyperlink"/>
            <w:rFonts w:ascii="Arial" w:hAnsi="Arial"/>
            <w:b w:val="0"/>
            <w:bCs w:val="0"/>
            <w:sz w:val="20"/>
            <w:lang w:eastAsia="zh-TW"/>
          </w:rPr>
          <w:t>Chapter 6. User Acceptance Testing</w:t>
        </w:r>
        <w:r w:rsidRPr="00C64591">
          <w:rPr>
            <w:rFonts w:ascii="Arial" w:hAnsi="Arial"/>
            <w:b w:val="0"/>
            <w:bCs w:val="0"/>
            <w:webHidden/>
            <w:sz w:val="20"/>
          </w:rPr>
          <w:tab/>
        </w:r>
        <w:r w:rsidRPr="00C64591">
          <w:rPr>
            <w:rFonts w:ascii="Arial" w:hAnsi="Arial"/>
            <w:b w:val="0"/>
            <w:bCs w:val="0"/>
            <w:webHidden/>
            <w:sz w:val="20"/>
          </w:rPr>
          <w:fldChar w:fldCharType="begin"/>
        </w:r>
        <w:r w:rsidRPr="00C64591">
          <w:rPr>
            <w:rFonts w:ascii="Arial" w:hAnsi="Arial"/>
            <w:b w:val="0"/>
            <w:bCs w:val="0"/>
            <w:webHidden/>
            <w:sz w:val="20"/>
          </w:rPr>
          <w:instrText xml:space="preserve"> PAGEREF _Toc235419790 \h </w:instrText>
        </w:r>
        <w:r w:rsidRPr="00C64591">
          <w:rPr>
            <w:rFonts w:ascii="Arial" w:hAnsi="Arial"/>
            <w:b w:val="0"/>
            <w:bCs w:val="0"/>
            <w:webHidden/>
            <w:sz w:val="20"/>
          </w:rPr>
        </w:r>
        <w:r w:rsidRPr="00C64591">
          <w:rPr>
            <w:rFonts w:ascii="Arial" w:hAnsi="Arial"/>
            <w:b w:val="0"/>
            <w:bCs w:val="0"/>
            <w:webHidden/>
            <w:sz w:val="20"/>
          </w:rPr>
          <w:fldChar w:fldCharType="separate"/>
        </w:r>
        <w:r w:rsidRPr="00C64591" w:rsidR="005D00F3">
          <w:rPr>
            <w:rFonts w:ascii="Arial" w:hAnsi="Arial"/>
            <w:b w:val="0"/>
            <w:bCs w:val="0"/>
            <w:webHidden/>
            <w:sz w:val="20"/>
          </w:rPr>
          <w:t>10</w:t>
        </w:r>
        <w:r w:rsidRPr="00C64591">
          <w:rPr>
            <w:rFonts w:ascii="Arial" w:hAnsi="Arial"/>
            <w:b w:val="0"/>
            <w:bCs w:val="0"/>
            <w:webHidden/>
            <w:sz w:val="20"/>
          </w:rPr>
          <w:fldChar w:fldCharType="end"/>
        </w:r>
      </w:hyperlink>
    </w:p>
    <w:p w:rsidRPr="00C64591" w:rsidR="0071263B" w:rsidRDefault="0071263B" w14:paraId="53BBF7B0" w14:textId="03537EB4">
      <w:pPr>
        <w:pStyle w:val="TOC1"/>
        <w:rPr>
          <w:rFonts w:ascii="Arial" w:hAnsi="Arial" w:eastAsiaTheme="minorEastAsia"/>
          <w:b w:val="0"/>
          <w:bCs w:val="0"/>
          <w:color w:val="auto"/>
          <w:kern w:val="2"/>
          <w:sz w:val="20"/>
          <w:lang w:eastAsia="zh-TW" w:bidi="ar-SA"/>
          <w14:ligatures w14:val="standardContextual"/>
        </w:rPr>
      </w:pPr>
      <w:hyperlink w:history="1" w:anchor="_Toc235419791">
        <w:r w:rsidRPr="00C64591">
          <w:rPr>
            <w:rStyle w:val="Hyperlink"/>
            <w:rFonts w:ascii="Arial" w:hAnsi="Arial"/>
            <w:b w:val="0"/>
            <w:bCs w:val="0"/>
            <w:sz w:val="20"/>
            <w:lang w:eastAsia="zh-TW"/>
          </w:rPr>
          <w:t>Chapter 7. Known Limitations and Extension Path</w:t>
        </w:r>
        <w:r w:rsidRPr="00C64591">
          <w:rPr>
            <w:rFonts w:ascii="Arial" w:hAnsi="Arial"/>
            <w:b w:val="0"/>
            <w:bCs w:val="0"/>
            <w:webHidden/>
            <w:sz w:val="20"/>
          </w:rPr>
          <w:tab/>
        </w:r>
        <w:r w:rsidRPr="00C64591">
          <w:rPr>
            <w:rFonts w:ascii="Arial" w:hAnsi="Arial"/>
            <w:b w:val="0"/>
            <w:bCs w:val="0"/>
            <w:webHidden/>
            <w:sz w:val="20"/>
          </w:rPr>
          <w:fldChar w:fldCharType="begin"/>
        </w:r>
        <w:r w:rsidRPr="00C64591">
          <w:rPr>
            <w:rFonts w:ascii="Arial" w:hAnsi="Arial"/>
            <w:b w:val="0"/>
            <w:bCs w:val="0"/>
            <w:webHidden/>
            <w:sz w:val="20"/>
          </w:rPr>
          <w:instrText xml:space="preserve"> PAGEREF _Toc235419791 \h </w:instrText>
        </w:r>
        <w:r w:rsidRPr="00C64591">
          <w:rPr>
            <w:rFonts w:ascii="Arial" w:hAnsi="Arial"/>
            <w:b w:val="0"/>
            <w:bCs w:val="0"/>
            <w:webHidden/>
            <w:sz w:val="20"/>
          </w:rPr>
        </w:r>
        <w:r w:rsidRPr="00C64591">
          <w:rPr>
            <w:rFonts w:ascii="Arial" w:hAnsi="Arial"/>
            <w:b w:val="0"/>
            <w:bCs w:val="0"/>
            <w:webHidden/>
            <w:sz w:val="20"/>
          </w:rPr>
          <w:fldChar w:fldCharType="separate"/>
        </w:r>
        <w:r w:rsidRPr="00C64591" w:rsidR="005D00F3">
          <w:rPr>
            <w:rFonts w:ascii="Arial" w:hAnsi="Arial"/>
            <w:b w:val="0"/>
            <w:bCs w:val="0"/>
            <w:webHidden/>
            <w:sz w:val="20"/>
          </w:rPr>
          <w:t>11</w:t>
        </w:r>
        <w:r w:rsidRPr="00C64591">
          <w:rPr>
            <w:rFonts w:ascii="Arial" w:hAnsi="Arial"/>
            <w:b w:val="0"/>
            <w:bCs w:val="0"/>
            <w:webHidden/>
            <w:sz w:val="20"/>
          </w:rPr>
          <w:fldChar w:fldCharType="end"/>
        </w:r>
      </w:hyperlink>
    </w:p>
    <w:p w:rsidRPr="00C64591" w:rsidR="0071263B" w:rsidRDefault="0071263B" w14:paraId="6D1A046F" w14:textId="2114E4E8">
      <w:pPr>
        <w:pStyle w:val="TOC1"/>
        <w:rPr>
          <w:rFonts w:ascii="Arial" w:hAnsi="Arial" w:eastAsiaTheme="minorEastAsia"/>
          <w:b w:val="0"/>
          <w:bCs w:val="0"/>
          <w:color w:val="auto"/>
          <w:kern w:val="2"/>
          <w:sz w:val="20"/>
          <w:lang w:eastAsia="zh-TW" w:bidi="ar-SA"/>
          <w14:ligatures w14:val="standardContextual"/>
        </w:rPr>
      </w:pPr>
      <w:hyperlink w:history="1" w:anchor="_Toc235419792">
        <w:r w:rsidRPr="00C64591">
          <w:rPr>
            <w:rStyle w:val="Hyperlink"/>
            <w:rFonts w:ascii="Arial" w:hAnsi="Arial"/>
            <w:b w:val="0"/>
            <w:bCs w:val="0"/>
            <w:sz w:val="20"/>
            <w:lang w:eastAsia="zh-TW"/>
          </w:rPr>
          <w:t>Chapter 8. Conclusions</w:t>
        </w:r>
        <w:r w:rsidRPr="00C64591">
          <w:rPr>
            <w:rFonts w:ascii="Arial" w:hAnsi="Arial"/>
            <w:b w:val="0"/>
            <w:bCs w:val="0"/>
            <w:webHidden/>
            <w:sz w:val="20"/>
          </w:rPr>
          <w:tab/>
        </w:r>
        <w:r w:rsidRPr="00C64591">
          <w:rPr>
            <w:rFonts w:ascii="Arial" w:hAnsi="Arial"/>
            <w:b w:val="0"/>
            <w:bCs w:val="0"/>
            <w:webHidden/>
            <w:sz w:val="20"/>
          </w:rPr>
          <w:fldChar w:fldCharType="begin"/>
        </w:r>
        <w:r w:rsidRPr="00C64591">
          <w:rPr>
            <w:rFonts w:ascii="Arial" w:hAnsi="Arial"/>
            <w:b w:val="0"/>
            <w:bCs w:val="0"/>
            <w:webHidden/>
            <w:sz w:val="20"/>
          </w:rPr>
          <w:instrText xml:space="preserve"> PAGEREF _Toc235419792 \h </w:instrText>
        </w:r>
        <w:r w:rsidRPr="00C64591">
          <w:rPr>
            <w:rFonts w:ascii="Arial" w:hAnsi="Arial"/>
            <w:b w:val="0"/>
            <w:bCs w:val="0"/>
            <w:webHidden/>
            <w:sz w:val="20"/>
          </w:rPr>
        </w:r>
        <w:r w:rsidRPr="00C64591">
          <w:rPr>
            <w:rFonts w:ascii="Arial" w:hAnsi="Arial"/>
            <w:b w:val="0"/>
            <w:bCs w:val="0"/>
            <w:webHidden/>
            <w:sz w:val="20"/>
          </w:rPr>
          <w:fldChar w:fldCharType="separate"/>
        </w:r>
        <w:r w:rsidRPr="00C64591" w:rsidR="005D00F3">
          <w:rPr>
            <w:rFonts w:ascii="Arial" w:hAnsi="Arial"/>
            <w:b w:val="0"/>
            <w:bCs w:val="0"/>
            <w:webHidden/>
            <w:sz w:val="20"/>
          </w:rPr>
          <w:t>12</w:t>
        </w:r>
        <w:r w:rsidRPr="00C64591">
          <w:rPr>
            <w:rFonts w:ascii="Arial" w:hAnsi="Arial"/>
            <w:b w:val="0"/>
            <w:bCs w:val="0"/>
            <w:webHidden/>
            <w:sz w:val="20"/>
          </w:rPr>
          <w:fldChar w:fldCharType="end"/>
        </w:r>
      </w:hyperlink>
    </w:p>
    <w:p w:rsidRPr="00C64591" w:rsidR="0071263B" w:rsidRDefault="0071263B" w14:paraId="1A290CF0" w14:textId="0D7BCD39">
      <w:pPr>
        <w:pStyle w:val="TOC1"/>
        <w:rPr>
          <w:rFonts w:ascii="Arial" w:hAnsi="Arial" w:eastAsiaTheme="minorEastAsia"/>
          <w:b w:val="0"/>
          <w:bCs w:val="0"/>
          <w:color w:val="auto"/>
          <w:kern w:val="2"/>
          <w:sz w:val="20"/>
          <w:lang w:eastAsia="zh-TW" w:bidi="ar-SA"/>
          <w14:ligatures w14:val="standardContextual"/>
        </w:rPr>
      </w:pPr>
      <w:hyperlink w:history="1" w:anchor="_Toc235419793">
        <w:r w:rsidRPr="00C64591">
          <w:rPr>
            <w:rStyle w:val="Hyperlink"/>
            <w:rFonts w:ascii="Arial" w:hAnsi="Arial"/>
            <w:b w:val="0"/>
            <w:bCs w:val="0"/>
            <w:sz w:val="20"/>
          </w:rPr>
          <w:t>REFERENCES</w:t>
        </w:r>
        <w:r w:rsidRPr="00C64591">
          <w:rPr>
            <w:rFonts w:ascii="Arial" w:hAnsi="Arial"/>
            <w:b w:val="0"/>
            <w:bCs w:val="0"/>
            <w:webHidden/>
            <w:sz w:val="20"/>
          </w:rPr>
          <w:tab/>
        </w:r>
        <w:r w:rsidRPr="00C64591">
          <w:rPr>
            <w:rFonts w:ascii="Arial" w:hAnsi="Arial"/>
            <w:b w:val="0"/>
            <w:bCs w:val="0"/>
            <w:webHidden/>
            <w:sz w:val="20"/>
          </w:rPr>
          <w:fldChar w:fldCharType="begin"/>
        </w:r>
        <w:r w:rsidRPr="00C64591">
          <w:rPr>
            <w:rFonts w:ascii="Arial" w:hAnsi="Arial"/>
            <w:b w:val="0"/>
            <w:bCs w:val="0"/>
            <w:webHidden/>
            <w:sz w:val="20"/>
          </w:rPr>
          <w:instrText xml:space="preserve"> PAGEREF _Toc235419793 \h </w:instrText>
        </w:r>
        <w:r w:rsidRPr="00C64591">
          <w:rPr>
            <w:rFonts w:ascii="Arial" w:hAnsi="Arial"/>
            <w:b w:val="0"/>
            <w:bCs w:val="0"/>
            <w:webHidden/>
            <w:sz w:val="20"/>
          </w:rPr>
        </w:r>
        <w:r w:rsidRPr="00C64591">
          <w:rPr>
            <w:rFonts w:ascii="Arial" w:hAnsi="Arial"/>
            <w:b w:val="0"/>
            <w:bCs w:val="0"/>
            <w:webHidden/>
            <w:sz w:val="20"/>
          </w:rPr>
          <w:fldChar w:fldCharType="separate"/>
        </w:r>
        <w:r w:rsidRPr="00C64591" w:rsidR="005D00F3">
          <w:rPr>
            <w:rFonts w:ascii="Arial" w:hAnsi="Arial"/>
            <w:b w:val="0"/>
            <w:bCs w:val="0"/>
            <w:webHidden/>
            <w:sz w:val="20"/>
          </w:rPr>
          <w:t>13</w:t>
        </w:r>
        <w:r w:rsidRPr="00C64591">
          <w:rPr>
            <w:rFonts w:ascii="Arial" w:hAnsi="Arial"/>
            <w:b w:val="0"/>
            <w:bCs w:val="0"/>
            <w:webHidden/>
            <w:sz w:val="20"/>
          </w:rPr>
          <w:fldChar w:fldCharType="end"/>
        </w:r>
      </w:hyperlink>
    </w:p>
    <w:p w:rsidRPr="00C64591" w:rsidR="0071263B" w:rsidRDefault="0071263B" w14:paraId="33E21B58" w14:textId="09A8EAF2">
      <w:pPr>
        <w:pStyle w:val="TOC1"/>
        <w:rPr>
          <w:rFonts w:ascii="Arial" w:hAnsi="Arial" w:eastAsiaTheme="minorEastAsia"/>
          <w:b w:val="0"/>
          <w:bCs w:val="0"/>
          <w:color w:val="auto"/>
          <w:kern w:val="2"/>
          <w:sz w:val="20"/>
          <w:lang w:eastAsia="zh-TW" w:bidi="ar-SA"/>
          <w14:ligatures w14:val="standardContextual"/>
        </w:rPr>
      </w:pPr>
      <w:hyperlink w:history="1" w:anchor="_Toc235419794">
        <w:r w:rsidRPr="00C64591">
          <w:rPr>
            <w:rStyle w:val="Hyperlink"/>
            <w:rFonts w:ascii="Arial" w:hAnsi="Arial"/>
            <w:b w:val="0"/>
            <w:bCs w:val="0"/>
            <w:sz w:val="20"/>
          </w:rPr>
          <w:t>Appendices</w:t>
        </w:r>
        <w:r w:rsidRPr="00C64591">
          <w:rPr>
            <w:rFonts w:ascii="Arial" w:hAnsi="Arial"/>
            <w:b w:val="0"/>
            <w:bCs w:val="0"/>
            <w:webHidden/>
            <w:sz w:val="20"/>
          </w:rPr>
          <w:tab/>
        </w:r>
        <w:r w:rsidRPr="00C64591">
          <w:rPr>
            <w:rFonts w:ascii="Arial" w:hAnsi="Arial"/>
            <w:b w:val="0"/>
            <w:bCs w:val="0"/>
            <w:webHidden/>
            <w:sz w:val="20"/>
          </w:rPr>
          <w:fldChar w:fldCharType="begin"/>
        </w:r>
        <w:r w:rsidRPr="00C64591">
          <w:rPr>
            <w:rFonts w:ascii="Arial" w:hAnsi="Arial"/>
            <w:b w:val="0"/>
            <w:bCs w:val="0"/>
            <w:webHidden/>
            <w:sz w:val="20"/>
          </w:rPr>
          <w:instrText xml:space="preserve"> PAGEREF _Toc235419794 \h </w:instrText>
        </w:r>
        <w:r w:rsidRPr="00C64591">
          <w:rPr>
            <w:rFonts w:ascii="Arial" w:hAnsi="Arial"/>
            <w:b w:val="0"/>
            <w:bCs w:val="0"/>
            <w:webHidden/>
            <w:sz w:val="20"/>
          </w:rPr>
        </w:r>
        <w:r w:rsidRPr="00C64591">
          <w:rPr>
            <w:rFonts w:ascii="Arial" w:hAnsi="Arial"/>
            <w:b w:val="0"/>
            <w:bCs w:val="0"/>
            <w:webHidden/>
            <w:sz w:val="20"/>
          </w:rPr>
          <w:fldChar w:fldCharType="separate"/>
        </w:r>
        <w:r w:rsidRPr="00C64591" w:rsidR="005D00F3">
          <w:rPr>
            <w:rFonts w:ascii="Arial" w:hAnsi="Arial"/>
            <w:b w:val="0"/>
            <w:bCs w:val="0"/>
            <w:webHidden/>
            <w:sz w:val="20"/>
          </w:rPr>
          <w:t>14</w:t>
        </w:r>
        <w:r w:rsidRPr="00C64591">
          <w:rPr>
            <w:rFonts w:ascii="Arial" w:hAnsi="Arial"/>
            <w:b w:val="0"/>
            <w:bCs w:val="0"/>
            <w:webHidden/>
            <w:sz w:val="20"/>
          </w:rPr>
          <w:fldChar w:fldCharType="end"/>
        </w:r>
      </w:hyperlink>
    </w:p>
    <w:p w:rsidRPr="00C64591" w:rsidR="0071263B" w:rsidRDefault="0071263B" w14:paraId="043FD5BD" w14:textId="22F98B98">
      <w:pPr>
        <w:pStyle w:val="TOC2"/>
        <w:tabs>
          <w:tab w:val="left" w:pos="2067"/>
        </w:tabs>
        <w:rPr>
          <w:rFonts w:ascii="Arial" w:hAnsi="Arial" w:cs="Arial" w:eastAsiaTheme="minorEastAsia"/>
          <w:b w:val="0"/>
          <w:kern w:val="2"/>
          <w:sz w:val="20"/>
          <w:szCs w:val="20"/>
          <w:lang w:eastAsia="zh-TW"/>
          <w14:ligatures w14:val="standardContextual"/>
        </w:rPr>
      </w:pPr>
      <w:hyperlink w:history="1" w:anchor="_Toc235419795">
        <w:r w:rsidRPr="00C64591">
          <w:rPr>
            <w:rStyle w:val="Hyperlink"/>
            <w:rFonts w:ascii="Arial" w:hAnsi="Arial" w:cs="Arial"/>
            <w:b w:val="0"/>
            <w:sz w:val="20"/>
            <w:szCs w:val="20"/>
            <w:lang w:eastAsia="zh-TW" w:bidi="he-IL"/>
          </w:rPr>
          <w:t>Appendix A</w:t>
        </w:r>
        <w:r w:rsidRPr="00C64591">
          <w:rPr>
            <w:rFonts w:ascii="Arial" w:hAnsi="Arial" w:cs="Arial" w:eastAsiaTheme="minorEastAsia"/>
            <w:b w:val="0"/>
            <w:kern w:val="2"/>
            <w:sz w:val="20"/>
            <w:szCs w:val="20"/>
            <w:lang w:eastAsia="zh-TW"/>
            <w14:ligatures w14:val="standardContextual"/>
          </w:rPr>
          <w:tab/>
        </w:r>
        <w:r w:rsidRPr="00C64591">
          <w:rPr>
            <w:rStyle w:val="Hyperlink"/>
            <w:rFonts w:ascii="Arial" w:hAnsi="Arial" w:cs="Arial"/>
            <w:b w:val="0"/>
            <w:sz w:val="20"/>
            <w:szCs w:val="20"/>
            <w:lang w:eastAsia="zh-TW" w:bidi="he-IL"/>
          </w:rPr>
          <w:t>User Acceptance Testing</w:t>
        </w:r>
        <w:r w:rsidRPr="00C64591">
          <w:rPr>
            <w:rFonts w:ascii="Arial" w:hAnsi="Arial" w:cs="Arial"/>
            <w:b w:val="0"/>
            <w:webHidden/>
            <w:sz w:val="20"/>
            <w:szCs w:val="20"/>
          </w:rPr>
          <w:tab/>
        </w:r>
        <w:r w:rsidRPr="00C64591">
          <w:rPr>
            <w:rFonts w:ascii="Arial" w:hAnsi="Arial" w:cs="Arial"/>
            <w:b w:val="0"/>
            <w:webHidden/>
            <w:sz w:val="20"/>
            <w:szCs w:val="20"/>
          </w:rPr>
          <w:fldChar w:fldCharType="begin"/>
        </w:r>
        <w:r w:rsidRPr="00C64591">
          <w:rPr>
            <w:rFonts w:ascii="Arial" w:hAnsi="Arial" w:cs="Arial"/>
            <w:b w:val="0"/>
            <w:webHidden/>
            <w:sz w:val="20"/>
            <w:szCs w:val="20"/>
          </w:rPr>
          <w:instrText xml:space="preserve"> PAGEREF _Toc235419795 \h </w:instrText>
        </w:r>
        <w:r w:rsidRPr="00C64591">
          <w:rPr>
            <w:rFonts w:ascii="Arial" w:hAnsi="Arial" w:cs="Arial"/>
            <w:b w:val="0"/>
            <w:webHidden/>
            <w:sz w:val="20"/>
            <w:szCs w:val="20"/>
          </w:rPr>
        </w:r>
        <w:r w:rsidRPr="00C64591">
          <w:rPr>
            <w:rFonts w:ascii="Arial" w:hAnsi="Arial" w:cs="Arial"/>
            <w:b w:val="0"/>
            <w:webHidden/>
            <w:sz w:val="20"/>
            <w:szCs w:val="20"/>
          </w:rPr>
          <w:fldChar w:fldCharType="separate"/>
        </w:r>
        <w:r w:rsidRPr="00C64591" w:rsidR="005D00F3">
          <w:rPr>
            <w:rFonts w:ascii="Arial" w:hAnsi="Arial" w:cs="Arial"/>
            <w:b w:val="0"/>
            <w:webHidden/>
            <w:sz w:val="20"/>
            <w:szCs w:val="20"/>
          </w:rPr>
          <w:t>14</w:t>
        </w:r>
        <w:r w:rsidRPr="00C64591">
          <w:rPr>
            <w:rFonts w:ascii="Arial" w:hAnsi="Arial" w:cs="Arial"/>
            <w:b w:val="0"/>
            <w:webHidden/>
            <w:sz w:val="20"/>
            <w:szCs w:val="20"/>
          </w:rPr>
          <w:fldChar w:fldCharType="end"/>
        </w:r>
      </w:hyperlink>
    </w:p>
    <w:p w:rsidRPr="00C64591" w:rsidR="0071263B" w:rsidRDefault="0071263B" w14:paraId="1FF7742D" w14:textId="24D5EF42">
      <w:pPr>
        <w:pStyle w:val="TOC2"/>
        <w:rPr>
          <w:rFonts w:ascii="Arial" w:hAnsi="Arial" w:cs="Arial" w:eastAsiaTheme="minorEastAsia"/>
          <w:b w:val="0"/>
          <w:kern w:val="2"/>
          <w:sz w:val="20"/>
          <w:szCs w:val="20"/>
          <w:lang w:eastAsia="zh-TW"/>
          <w14:ligatures w14:val="standardContextual"/>
        </w:rPr>
      </w:pPr>
      <w:hyperlink w:history="1" w:anchor="_Toc235419796">
        <w:r w:rsidRPr="00C64591">
          <w:rPr>
            <w:rStyle w:val="Hyperlink"/>
            <w:rFonts w:ascii="Arial" w:hAnsi="Arial" w:cs="Arial"/>
            <w:b w:val="0"/>
            <w:sz w:val="20"/>
            <w:szCs w:val="20"/>
            <w:lang w:eastAsia="zh-TW" w:bidi="he-IL"/>
          </w:rPr>
          <w:t>A.1</w:t>
        </w:r>
        <w:r w:rsidRPr="00C64591">
          <w:rPr>
            <w:rFonts w:ascii="Arial" w:hAnsi="Arial" w:cs="Arial" w:eastAsiaTheme="minorEastAsia"/>
            <w:b w:val="0"/>
            <w:kern w:val="2"/>
            <w:sz w:val="20"/>
            <w:szCs w:val="20"/>
            <w:lang w:eastAsia="zh-TW"/>
            <w14:ligatures w14:val="standardContextual"/>
          </w:rPr>
          <w:tab/>
        </w:r>
        <w:r w:rsidRPr="00C64591">
          <w:rPr>
            <w:rStyle w:val="Hyperlink"/>
            <w:rFonts w:ascii="Arial" w:hAnsi="Arial" w:cs="Arial"/>
            <w:b w:val="0"/>
            <w:sz w:val="20"/>
            <w:szCs w:val="20"/>
            <w:lang w:val="en-GB" w:eastAsia="zh-TW" w:bidi="he-IL"/>
          </w:rPr>
          <w:t>Testing approach</w:t>
        </w:r>
        <w:r w:rsidRPr="00C64591">
          <w:rPr>
            <w:rFonts w:ascii="Arial" w:hAnsi="Arial" w:cs="Arial"/>
            <w:b w:val="0"/>
            <w:webHidden/>
            <w:sz w:val="20"/>
            <w:szCs w:val="20"/>
          </w:rPr>
          <w:tab/>
        </w:r>
        <w:r w:rsidRPr="00C64591">
          <w:rPr>
            <w:rFonts w:ascii="Arial" w:hAnsi="Arial" w:cs="Arial"/>
            <w:b w:val="0"/>
            <w:webHidden/>
            <w:sz w:val="20"/>
            <w:szCs w:val="20"/>
          </w:rPr>
          <w:fldChar w:fldCharType="begin"/>
        </w:r>
        <w:r w:rsidRPr="00C64591">
          <w:rPr>
            <w:rFonts w:ascii="Arial" w:hAnsi="Arial" w:cs="Arial"/>
            <w:b w:val="0"/>
            <w:webHidden/>
            <w:sz w:val="20"/>
            <w:szCs w:val="20"/>
          </w:rPr>
          <w:instrText xml:space="preserve"> PAGEREF _Toc235419796 \h </w:instrText>
        </w:r>
        <w:r w:rsidRPr="00C64591">
          <w:rPr>
            <w:rFonts w:ascii="Arial" w:hAnsi="Arial" w:cs="Arial"/>
            <w:b w:val="0"/>
            <w:webHidden/>
            <w:sz w:val="20"/>
            <w:szCs w:val="20"/>
          </w:rPr>
        </w:r>
        <w:r w:rsidRPr="00C64591">
          <w:rPr>
            <w:rFonts w:ascii="Arial" w:hAnsi="Arial" w:cs="Arial"/>
            <w:b w:val="0"/>
            <w:webHidden/>
            <w:sz w:val="20"/>
            <w:szCs w:val="20"/>
          </w:rPr>
          <w:fldChar w:fldCharType="separate"/>
        </w:r>
        <w:r w:rsidRPr="00C64591" w:rsidR="005D00F3">
          <w:rPr>
            <w:rFonts w:ascii="Arial" w:hAnsi="Arial" w:cs="Arial"/>
            <w:b w:val="0"/>
            <w:webHidden/>
            <w:sz w:val="20"/>
            <w:szCs w:val="20"/>
          </w:rPr>
          <w:t>14</w:t>
        </w:r>
        <w:r w:rsidRPr="00C64591">
          <w:rPr>
            <w:rFonts w:ascii="Arial" w:hAnsi="Arial" w:cs="Arial"/>
            <w:b w:val="0"/>
            <w:webHidden/>
            <w:sz w:val="20"/>
            <w:szCs w:val="20"/>
          </w:rPr>
          <w:fldChar w:fldCharType="end"/>
        </w:r>
      </w:hyperlink>
    </w:p>
    <w:p w:rsidRPr="00C64591" w:rsidR="0071263B" w:rsidRDefault="0071263B" w14:paraId="7330A4E2" w14:textId="7B4294A5">
      <w:pPr>
        <w:pStyle w:val="TOC2"/>
        <w:rPr>
          <w:rFonts w:ascii="Arial" w:hAnsi="Arial" w:cs="Arial" w:eastAsiaTheme="minorEastAsia"/>
          <w:b w:val="0"/>
          <w:kern w:val="2"/>
          <w:sz w:val="20"/>
          <w:szCs w:val="20"/>
          <w:lang w:eastAsia="zh-TW"/>
          <w14:ligatures w14:val="standardContextual"/>
        </w:rPr>
      </w:pPr>
      <w:hyperlink w:history="1" w:anchor="_Toc235419797">
        <w:r w:rsidRPr="00C64591">
          <w:rPr>
            <w:rStyle w:val="Hyperlink"/>
            <w:rFonts w:ascii="Arial" w:hAnsi="Arial" w:cs="Arial"/>
            <w:b w:val="0"/>
            <w:sz w:val="20"/>
            <w:szCs w:val="20"/>
            <w:lang w:eastAsia="zh-TW" w:bidi="he-IL"/>
          </w:rPr>
          <w:t>A.2</w:t>
        </w:r>
        <w:r w:rsidRPr="00C64591">
          <w:rPr>
            <w:rFonts w:ascii="Arial" w:hAnsi="Arial" w:cs="Arial" w:eastAsiaTheme="minorEastAsia"/>
            <w:b w:val="0"/>
            <w:kern w:val="2"/>
            <w:sz w:val="20"/>
            <w:szCs w:val="20"/>
            <w:lang w:eastAsia="zh-TW"/>
            <w14:ligatures w14:val="standardContextual"/>
          </w:rPr>
          <w:tab/>
        </w:r>
        <w:r w:rsidRPr="00C64591">
          <w:rPr>
            <w:rStyle w:val="Hyperlink"/>
            <w:rFonts w:ascii="Arial" w:hAnsi="Arial" w:cs="Arial"/>
            <w:b w:val="0"/>
            <w:sz w:val="20"/>
            <w:szCs w:val="20"/>
            <w:lang w:val="en-GB" w:eastAsia="zh-TW" w:bidi="he-IL"/>
          </w:rPr>
          <w:t>GUI test cases (seven cases, all Pass)</w:t>
        </w:r>
        <w:r w:rsidRPr="00C64591">
          <w:rPr>
            <w:rFonts w:ascii="Arial" w:hAnsi="Arial" w:cs="Arial"/>
            <w:b w:val="0"/>
            <w:webHidden/>
            <w:sz w:val="20"/>
            <w:szCs w:val="20"/>
          </w:rPr>
          <w:tab/>
        </w:r>
        <w:r w:rsidRPr="00C64591">
          <w:rPr>
            <w:rFonts w:ascii="Arial" w:hAnsi="Arial" w:cs="Arial"/>
            <w:b w:val="0"/>
            <w:webHidden/>
            <w:sz w:val="20"/>
            <w:szCs w:val="20"/>
          </w:rPr>
          <w:fldChar w:fldCharType="begin"/>
        </w:r>
        <w:r w:rsidRPr="00C64591">
          <w:rPr>
            <w:rFonts w:ascii="Arial" w:hAnsi="Arial" w:cs="Arial"/>
            <w:b w:val="0"/>
            <w:webHidden/>
            <w:sz w:val="20"/>
            <w:szCs w:val="20"/>
          </w:rPr>
          <w:instrText xml:space="preserve"> PAGEREF _Toc235419797 \h </w:instrText>
        </w:r>
        <w:r w:rsidRPr="00C64591">
          <w:rPr>
            <w:rFonts w:ascii="Arial" w:hAnsi="Arial" w:cs="Arial"/>
            <w:b w:val="0"/>
            <w:webHidden/>
            <w:sz w:val="20"/>
            <w:szCs w:val="20"/>
          </w:rPr>
        </w:r>
        <w:r w:rsidRPr="00C64591">
          <w:rPr>
            <w:rFonts w:ascii="Arial" w:hAnsi="Arial" w:cs="Arial"/>
            <w:b w:val="0"/>
            <w:webHidden/>
            <w:sz w:val="20"/>
            <w:szCs w:val="20"/>
          </w:rPr>
          <w:fldChar w:fldCharType="separate"/>
        </w:r>
        <w:r w:rsidRPr="00C64591" w:rsidR="005D00F3">
          <w:rPr>
            <w:rFonts w:ascii="Arial" w:hAnsi="Arial" w:cs="Arial"/>
            <w:b w:val="0"/>
            <w:webHidden/>
            <w:sz w:val="20"/>
            <w:szCs w:val="20"/>
          </w:rPr>
          <w:t>14</w:t>
        </w:r>
        <w:r w:rsidRPr="00C64591">
          <w:rPr>
            <w:rFonts w:ascii="Arial" w:hAnsi="Arial" w:cs="Arial"/>
            <w:b w:val="0"/>
            <w:webHidden/>
            <w:sz w:val="20"/>
            <w:szCs w:val="20"/>
          </w:rPr>
          <w:fldChar w:fldCharType="end"/>
        </w:r>
      </w:hyperlink>
    </w:p>
    <w:p w:rsidRPr="00C64591" w:rsidR="0071263B" w:rsidRDefault="0071263B" w14:paraId="2C325755" w14:textId="6C0CC1D7">
      <w:pPr>
        <w:pStyle w:val="TOC2"/>
        <w:rPr>
          <w:rFonts w:ascii="Arial" w:hAnsi="Arial" w:cs="Arial" w:eastAsiaTheme="minorEastAsia"/>
          <w:b w:val="0"/>
          <w:kern w:val="2"/>
          <w:sz w:val="20"/>
          <w:szCs w:val="20"/>
          <w:lang w:eastAsia="zh-TW"/>
          <w14:ligatures w14:val="standardContextual"/>
        </w:rPr>
      </w:pPr>
      <w:hyperlink w:history="1" w:anchor="_Toc235419798">
        <w:r w:rsidRPr="00C64591">
          <w:rPr>
            <w:rStyle w:val="Hyperlink"/>
            <w:rFonts w:ascii="Arial" w:hAnsi="Arial" w:cs="Arial"/>
            <w:b w:val="0"/>
            <w:sz w:val="20"/>
            <w:szCs w:val="20"/>
            <w:lang w:eastAsia="zh-TW" w:bidi="he-IL"/>
          </w:rPr>
          <w:t>A.3</w:t>
        </w:r>
        <w:r w:rsidRPr="00C64591">
          <w:rPr>
            <w:rFonts w:ascii="Arial" w:hAnsi="Arial" w:cs="Arial" w:eastAsiaTheme="minorEastAsia"/>
            <w:b w:val="0"/>
            <w:kern w:val="2"/>
            <w:sz w:val="20"/>
            <w:szCs w:val="20"/>
            <w:lang w:eastAsia="zh-TW"/>
            <w14:ligatures w14:val="standardContextual"/>
          </w:rPr>
          <w:tab/>
        </w:r>
        <w:r w:rsidRPr="00C64591">
          <w:rPr>
            <w:rStyle w:val="Hyperlink"/>
            <w:rFonts w:ascii="Arial" w:hAnsi="Arial" w:cs="Arial"/>
            <w:b w:val="0"/>
            <w:sz w:val="20"/>
            <w:szCs w:val="20"/>
            <w:lang w:val="en-GB" w:eastAsia="zh-TW" w:bidi="he-IL"/>
          </w:rPr>
          <w:t>CLI parity screenshots</w:t>
        </w:r>
        <w:r w:rsidRPr="00C64591">
          <w:rPr>
            <w:rFonts w:ascii="Arial" w:hAnsi="Arial" w:cs="Arial"/>
            <w:b w:val="0"/>
            <w:webHidden/>
            <w:sz w:val="20"/>
            <w:szCs w:val="20"/>
          </w:rPr>
          <w:tab/>
        </w:r>
        <w:r w:rsidRPr="00C64591">
          <w:rPr>
            <w:rFonts w:ascii="Arial" w:hAnsi="Arial" w:cs="Arial"/>
            <w:b w:val="0"/>
            <w:webHidden/>
            <w:sz w:val="20"/>
            <w:szCs w:val="20"/>
          </w:rPr>
          <w:fldChar w:fldCharType="begin"/>
        </w:r>
        <w:r w:rsidRPr="00C64591">
          <w:rPr>
            <w:rFonts w:ascii="Arial" w:hAnsi="Arial" w:cs="Arial"/>
            <w:b w:val="0"/>
            <w:webHidden/>
            <w:sz w:val="20"/>
            <w:szCs w:val="20"/>
          </w:rPr>
          <w:instrText xml:space="preserve"> PAGEREF _Toc235419798 \h </w:instrText>
        </w:r>
        <w:r w:rsidRPr="00C64591">
          <w:rPr>
            <w:rFonts w:ascii="Arial" w:hAnsi="Arial" w:cs="Arial"/>
            <w:b w:val="0"/>
            <w:webHidden/>
            <w:sz w:val="20"/>
            <w:szCs w:val="20"/>
          </w:rPr>
        </w:r>
        <w:r w:rsidRPr="00C64591">
          <w:rPr>
            <w:rFonts w:ascii="Arial" w:hAnsi="Arial" w:cs="Arial"/>
            <w:b w:val="0"/>
            <w:webHidden/>
            <w:sz w:val="20"/>
            <w:szCs w:val="20"/>
          </w:rPr>
          <w:fldChar w:fldCharType="separate"/>
        </w:r>
        <w:r w:rsidRPr="00C64591" w:rsidR="005D00F3">
          <w:rPr>
            <w:rFonts w:ascii="Arial" w:hAnsi="Arial" w:cs="Arial"/>
            <w:b w:val="0"/>
            <w:webHidden/>
            <w:sz w:val="20"/>
            <w:szCs w:val="20"/>
          </w:rPr>
          <w:t>22</w:t>
        </w:r>
        <w:r w:rsidRPr="00C64591">
          <w:rPr>
            <w:rFonts w:ascii="Arial" w:hAnsi="Arial" w:cs="Arial"/>
            <w:b w:val="0"/>
            <w:webHidden/>
            <w:sz w:val="20"/>
            <w:szCs w:val="20"/>
          </w:rPr>
          <w:fldChar w:fldCharType="end"/>
        </w:r>
      </w:hyperlink>
    </w:p>
    <w:p w:rsidRPr="00C64591" w:rsidR="0071263B" w:rsidRDefault="00F61C1A" w14:paraId="224D1AA4" w14:textId="0620277C">
      <w:pPr>
        <w:pStyle w:val="TOC2"/>
        <w:rPr>
          <w:rFonts w:ascii="Arial" w:hAnsi="Arial" w:cs="Arial" w:eastAsiaTheme="minorEastAsia"/>
          <w:b w:val="0"/>
          <w:kern w:val="2"/>
          <w:sz w:val="20"/>
          <w:szCs w:val="20"/>
          <w:lang w:eastAsia="zh-TW"/>
          <w14:ligatures w14:val="standardContextual"/>
        </w:rPr>
      </w:pPr>
      <w:hyperlink w:history="1" w:anchor="_Toc235419799">
        <w:r w:rsidRPr="00C64591">
          <w:rPr>
            <w:rStyle w:val="Hyperlink"/>
            <w:rFonts w:ascii="Arial" w:hAnsi="Arial" w:cs="Arial"/>
            <w:b w:val="0"/>
            <w:sz w:val="20"/>
            <w:szCs w:val="20"/>
            <w:lang w:eastAsia="zh-TW" w:bidi="he-IL"/>
          </w:rPr>
          <w:t>A.4</w:t>
        </w:r>
        <w:r w:rsidRPr="00C64591">
          <w:rPr>
            <w:rStyle w:val="Hyperlink"/>
            <w:rFonts w:ascii="Arial" w:hAnsi="Arial" w:cs="Arial"/>
            <w:b w:val="0"/>
            <w:sz w:val="20"/>
            <w:szCs w:val="20"/>
            <w:lang w:eastAsia="zh-TW" w:bidi="he-IL"/>
          </w:rPr>
          <w:tab/>
        </w:r>
        <w:r w:rsidRPr="00C64591">
          <w:rPr>
            <w:rStyle w:val="Hyperlink"/>
            <w:rFonts w:ascii="Arial" w:hAnsi="Arial" w:cs="Arial"/>
            <w:b w:val="0"/>
            <w:sz w:val="20"/>
            <w:szCs w:val="20"/>
            <w:lang w:eastAsia="zh-TW" w:bidi="he-IL"/>
          </w:rPr>
          <w:t>Limitations and future improvements</w:t>
        </w:r>
        <w:r w:rsidRPr="00C64591">
          <w:rPr>
            <w:rStyle w:val="Hyperlink"/>
            <w:rFonts w:ascii="Arial" w:hAnsi="Arial" w:cs="Arial"/>
            <w:b w:val="0"/>
            <w:sz w:val="20"/>
            <w:szCs w:val="20"/>
            <w:lang w:eastAsia="zh-TW" w:bidi="he-IL"/>
          </w:rPr>
          <w:tab/>
        </w:r>
        <w:r w:rsidRPr="00C64591">
          <w:rPr>
            <w:rStyle w:val="Hyperlink"/>
            <w:rFonts w:ascii="Arial" w:hAnsi="Arial" w:cs="Arial"/>
            <w:b w:val="0"/>
            <w:sz w:val="20"/>
            <w:szCs w:val="20"/>
            <w:lang w:eastAsia="zh-TW" w:bidi="he-IL"/>
          </w:rPr>
          <w:t>23</w:t>
        </w:r>
      </w:hyperlink>
    </w:p>
    <w:p w:rsidRPr="00C64591" w:rsidR="0071263B" w:rsidRDefault="0071263B" w14:paraId="0303D95A" w14:textId="2A164BE6">
      <w:pPr>
        <w:pStyle w:val="TOC2"/>
        <w:rPr>
          <w:rFonts w:ascii="Arial" w:hAnsi="Arial" w:cs="Arial" w:eastAsiaTheme="minorEastAsia"/>
          <w:b w:val="0"/>
          <w:kern w:val="2"/>
          <w:sz w:val="20"/>
          <w:szCs w:val="20"/>
          <w:lang w:eastAsia="zh-TW"/>
          <w14:ligatures w14:val="standardContextual"/>
        </w:rPr>
      </w:pPr>
      <w:hyperlink w:history="1" w:anchor="_Toc235419800">
        <w:r w:rsidRPr="00C64591">
          <w:rPr>
            <w:rStyle w:val="Hyperlink"/>
            <w:rFonts w:ascii="Arial" w:hAnsi="Arial" w:cs="Arial"/>
            <w:b w:val="0"/>
            <w:sz w:val="20"/>
            <w:szCs w:val="20"/>
            <w:lang w:eastAsia="zh-TW" w:bidi="he-IL"/>
          </w:rPr>
          <w:t>A.5</w:t>
        </w:r>
        <w:r w:rsidRPr="00C64591">
          <w:rPr>
            <w:rFonts w:ascii="Arial" w:hAnsi="Arial" w:cs="Arial" w:eastAsiaTheme="minorEastAsia"/>
            <w:b w:val="0"/>
            <w:kern w:val="2"/>
            <w:sz w:val="20"/>
            <w:szCs w:val="20"/>
            <w:lang w:eastAsia="zh-TW"/>
            <w14:ligatures w14:val="standardContextual"/>
          </w:rPr>
          <w:tab/>
        </w:r>
        <w:r w:rsidRPr="00C64591">
          <w:rPr>
            <w:rStyle w:val="Hyperlink"/>
            <w:rFonts w:ascii="Arial" w:hAnsi="Arial" w:cs="Arial"/>
            <w:b w:val="0"/>
            <w:sz w:val="20"/>
            <w:szCs w:val="20"/>
            <w:lang w:val="en-GB" w:eastAsia="zh-TW" w:bidi="he-IL"/>
          </w:rPr>
          <w:t>UAT summary</w:t>
        </w:r>
        <w:r w:rsidRPr="00C64591">
          <w:rPr>
            <w:rFonts w:ascii="Arial" w:hAnsi="Arial" w:cs="Arial"/>
            <w:b w:val="0"/>
            <w:webHidden/>
            <w:sz w:val="20"/>
            <w:szCs w:val="20"/>
          </w:rPr>
          <w:tab/>
        </w:r>
        <w:r w:rsidRPr="00C64591">
          <w:rPr>
            <w:rFonts w:ascii="Arial" w:hAnsi="Arial" w:cs="Arial"/>
            <w:b w:val="0"/>
            <w:webHidden/>
            <w:sz w:val="20"/>
            <w:szCs w:val="20"/>
          </w:rPr>
          <w:fldChar w:fldCharType="begin"/>
        </w:r>
        <w:r w:rsidRPr="00C64591">
          <w:rPr>
            <w:rFonts w:ascii="Arial" w:hAnsi="Arial" w:cs="Arial"/>
            <w:b w:val="0"/>
            <w:webHidden/>
            <w:sz w:val="20"/>
            <w:szCs w:val="20"/>
          </w:rPr>
          <w:instrText xml:space="preserve"> PAGEREF _Toc235419800 \h </w:instrText>
        </w:r>
        <w:r w:rsidRPr="00C64591">
          <w:rPr>
            <w:rFonts w:ascii="Arial" w:hAnsi="Arial" w:cs="Arial"/>
            <w:b w:val="0"/>
            <w:webHidden/>
            <w:sz w:val="20"/>
            <w:szCs w:val="20"/>
          </w:rPr>
        </w:r>
        <w:r w:rsidRPr="00C64591">
          <w:rPr>
            <w:rFonts w:ascii="Arial" w:hAnsi="Arial" w:cs="Arial"/>
            <w:b w:val="0"/>
            <w:webHidden/>
            <w:sz w:val="20"/>
            <w:szCs w:val="20"/>
          </w:rPr>
          <w:fldChar w:fldCharType="separate"/>
        </w:r>
        <w:r w:rsidRPr="00C64591" w:rsidR="005D00F3">
          <w:rPr>
            <w:rFonts w:ascii="Arial" w:hAnsi="Arial" w:cs="Arial"/>
            <w:b w:val="0"/>
            <w:webHidden/>
            <w:sz w:val="20"/>
            <w:szCs w:val="20"/>
          </w:rPr>
          <w:t>23</w:t>
        </w:r>
        <w:r w:rsidRPr="00C64591">
          <w:rPr>
            <w:rFonts w:ascii="Arial" w:hAnsi="Arial" w:cs="Arial"/>
            <w:b w:val="0"/>
            <w:webHidden/>
            <w:sz w:val="20"/>
            <w:szCs w:val="20"/>
          </w:rPr>
          <w:fldChar w:fldCharType="end"/>
        </w:r>
      </w:hyperlink>
    </w:p>
    <w:p w:rsidRPr="00C64591" w:rsidR="0071263B" w:rsidRDefault="0071263B" w14:paraId="45B60805" w14:textId="775D626C">
      <w:pPr>
        <w:pStyle w:val="TOC2"/>
        <w:tabs>
          <w:tab w:val="left" w:pos="2067"/>
        </w:tabs>
        <w:rPr>
          <w:rFonts w:ascii="Arial" w:hAnsi="Arial" w:cs="Arial" w:eastAsiaTheme="minorEastAsia"/>
          <w:b w:val="0"/>
          <w:kern w:val="2"/>
          <w:sz w:val="20"/>
          <w:szCs w:val="20"/>
          <w:lang w:eastAsia="zh-TW"/>
          <w14:ligatures w14:val="standardContextual"/>
        </w:rPr>
      </w:pPr>
      <w:hyperlink w:history="1" w:anchor="_Toc235419801">
        <w:r w:rsidRPr="00C64591">
          <w:rPr>
            <w:rStyle w:val="Hyperlink"/>
            <w:rFonts w:ascii="Arial" w:hAnsi="Arial" w:cs="Arial"/>
            <w:b w:val="0"/>
            <w:sz w:val="20"/>
            <w:szCs w:val="20"/>
            <w:lang w:eastAsia="zh-TW" w:bidi="he-IL"/>
          </w:rPr>
          <w:t>Appendix B</w:t>
        </w:r>
        <w:r w:rsidRPr="00C64591">
          <w:rPr>
            <w:rFonts w:ascii="Arial" w:hAnsi="Arial" w:cs="Arial" w:eastAsiaTheme="minorEastAsia"/>
            <w:b w:val="0"/>
            <w:kern w:val="2"/>
            <w:sz w:val="20"/>
            <w:szCs w:val="20"/>
            <w:lang w:eastAsia="zh-TW"/>
            <w14:ligatures w14:val="standardContextual"/>
          </w:rPr>
          <w:tab/>
        </w:r>
        <w:r w:rsidRPr="00C64591">
          <w:rPr>
            <w:rStyle w:val="Hyperlink"/>
            <w:rFonts w:ascii="Arial" w:hAnsi="Arial" w:cs="Arial"/>
            <w:b w:val="0"/>
            <w:sz w:val="20"/>
            <w:szCs w:val="20"/>
            <w:lang w:eastAsia="zh-TW" w:bidi="he-IL"/>
          </w:rPr>
          <w:t>Extended Critical Analysis, Extension Path and Retrospective</w:t>
        </w:r>
        <w:r w:rsidRPr="00C64591">
          <w:rPr>
            <w:rFonts w:ascii="Arial" w:hAnsi="Arial" w:cs="Arial"/>
            <w:b w:val="0"/>
            <w:webHidden/>
            <w:sz w:val="20"/>
            <w:szCs w:val="20"/>
          </w:rPr>
          <w:tab/>
        </w:r>
        <w:r w:rsidRPr="00C64591">
          <w:rPr>
            <w:rFonts w:ascii="Arial" w:hAnsi="Arial" w:cs="Arial"/>
            <w:b w:val="0"/>
            <w:webHidden/>
            <w:sz w:val="20"/>
            <w:szCs w:val="20"/>
          </w:rPr>
          <w:fldChar w:fldCharType="begin"/>
        </w:r>
        <w:r w:rsidRPr="00C64591">
          <w:rPr>
            <w:rFonts w:ascii="Arial" w:hAnsi="Arial" w:cs="Arial"/>
            <w:b w:val="0"/>
            <w:webHidden/>
            <w:sz w:val="20"/>
            <w:szCs w:val="20"/>
          </w:rPr>
          <w:instrText xml:space="preserve"> PAGEREF _Toc235419801 \h </w:instrText>
        </w:r>
        <w:r w:rsidRPr="00C64591">
          <w:rPr>
            <w:rFonts w:ascii="Arial" w:hAnsi="Arial" w:cs="Arial"/>
            <w:b w:val="0"/>
            <w:webHidden/>
            <w:sz w:val="20"/>
            <w:szCs w:val="20"/>
          </w:rPr>
        </w:r>
        <w:r w:rsidRPr="00C64591">
          <w:rPr>
            <w:rFonts w:ascii="Arial" w:hAnsi="Arial" w:cs="Arial"/>
            <w:b w:val="0"/>
            <w:webHidden/>
            <w:sz w:val="20"/>
            <w:szCs w:val="20"/>
          </w:rPr>
          <w:fldChar w:fldCharType="separate"/>
        </w:r>
        <w:r w:rsidRPr="00C64591" w:rsidR="005D00F3">
          <w:rPr>
            <w:rFonts w:ascii="Arial" w:hAnsi="Arial" w:cs="Arial"/>
            <w:b w:val="0"/>
            <w:webHidden/>
            <w:sz w:val="20"/>
            <w:szCs w:val="20"/>
          </w:rPr>
          <w:t>24</w:t>
        </w:r>
        <w:r w:rsidRPr="00C64591">
          <w:rPr>
            <w:rFonts w:ascii="Arial" w:hAnsi="Arial" w:cs="Arial"/>
            <w:b w:val="0"/>
            <w:webHidden/>
            <w:sz w:val="20"/>
            <w:szCs w:val="20"/>
          </w:rPr>
          <w:fldChar w:fldCharType="end"/>
        </w:r>
      </w:hyperlink>
    </w:p>
    <w:p w:rsidRPr="00C64591" w:rsidR="0071263B" w:rsidRDefault="0071263B" w14:paraId="735E75BE" w14:textId="0DC8A89E">
      <w:pPr>
        <w:pStyle w:val="TOC2"/>
        <w:rPr>
          <w:rFonts w:ascii="Arial" w:hAnsi="Arial" w:cs="Arial" w:eastAsiaTheme="minorEastAsia"/>
          <w:b w:val="0"/>
          <w:kern w:val="2"/>
          <w:sz w:val="20"/>
          <w:szCs w:val="20"/>
          <w:lang w:eastAsia="zh-TW"/>
          <w14:ligatures w14:val="standardContextual"/>
        </w:rPr>
      </w:pPr>
      <w:hyperlink w:history="1" w:anchor="_Toc235419802">
        <w:r w:rsidRPr="00C64591">
          <w:rPr>
            <w:rStyle w:val="Hyperlink"/>
            <w:rFonts w:ascii="Arial" w:hAnsi="Arial" w:cs="Arial"/>
            <w:b w:val="0"/>
            <w:sz w:val="20"/>
            <w:szCs w:val="20"/>
            <w:lang w:eastAsia="zh-TW" w:bidi="he-IL"/>
          </w:rPr>
          <w:t>B.1</w:t>
        </w:r>
        <w:r w:rsidRPr="00C64591">
          <w:rPr>
            <w:rFonts w:ascii="Arial" w:hAnsi="Arial" w:cs="Arial" w:eastAsiaTheme="minorEastAsia"/>
            <w:b w:val="0"/>
            <w:kern w:val="2"/>
            <w:sz w:val="20"/>
            <w:szCs w:val="20"/>
            <w:lang w:eastAsia="zh-TW"/>
            <w14:ligatures w14:val="standardContextual"/>
          </w:rPr>
          <w:tab/>
        </w:r>
        <w:r w:rsidRPr="00C64591">
          <w:rPr>
            <w:rStyle w:val="Hyperlink"/>
            <w:rFonts w:ascii="Arial" w:hAnsi="Arial" w:cs="Arial"/>
            <w:b w:val="0"/>
            <w:sz w:val="20"/>
            <w:szCs w:val="20"/>
            <w:lang w:eastAsia="zh-TW" w:bidi="he-IL"/>
          </w:rPr>
          <w:t>Development narrative – MVP first</w:t>
        </w:r>
        <w:r w:rsidRPr="00C64591">
          <w:rPr>
            <w:rFonts w:ascii="Arial" w:hAnsi="Arial" w:cs="Arial"/>
            <w:b w:val="0"/>
            <w:webHidden/>
            <w:sz w:val="20"/>
            <w:szCs w:val="20"/>
          </w:rPr>
          <w:tab/>
        </w:r>
        <w:r w:rsidRPr="00C64591">
          <w:rPr>
            <w:rFonts w:ascii="Arial" w:hAnsi="Arial" w:cs="Arial"/>
            <w:b w:val="0"/>
            <w:webHidden/>
            <w:sz w:val="20"/>
            <w:szCs w:val="20"/>
          </w:rPr>
          <w:fldChar w:fldCharType="begin"/>
        </w:r>
        <w:r w:rsidRPr="00C64591">
          <w:rPr>
            <w:rFonts w:ascii="Arial" w:hAnsi="Arial" w:cs="Arial"/>
            <w:b w:val="0"/>
            <w:webHidden/>
            <w:sz w:val="20"/>
            <w:szCs w:val="20"/>
          </w:rPr>
          <w:instrText xml:space="preserve"> PAGEREF _Toc235419802 \h </w:instrText>
        </w:r>
        <w:r w:rsidRPr="00C64591">
          <w:rPr>
            <w:rFonts w:ascii="Arial" w:hAnsi="Arial" w:cs="Arial"/>
            <w:b w:val="0"/>
            <w:webHidden/>
            <w:sz w:val="20"/>
            <w:szCs w:val="20"/>
          </w:rPr>
        </w:r>
        <w:r w:rsidRPr="00C64591">
          <w:rPr>
            <w:rFonts w:ascii="Arial" w:hAnsi="Arial" w:cs="Arial"/>
            <w:b w:val="0"/>
            <w:webHidden/>
            <w:sz w:val="20"/>
            <w:szCs w:val="20"/>
          </w:rPr>
          <w:fldChar w:fldCharType="separate"/>
        </w:r>
        <w:r w:rsidRPr="00C64591" w:rsidR="005D00F3">
          <w:rPr>
            <w:rFonts w:ascii="Arial" w:hAnsi="Arial" w:cs="Arial"/>
            <w:b w:val="0"/>
            <w:webHidden/>
            <w:sz w:val="20"/>
            <w:szCs w:val="20"/>
          </w:rPr>
          <w:t>24</w:t>
        </w:r>
        <w:r w:rsidRPr="00C64591">
          <w:rPr>
            <w:rFonts w:ascii="Arial" w:hAnsi="Arial" w:cs="Arial"/>
            <w:b w:val="0"/>
            <w:webHidden/>
            <w:sz w:val="20"/>
            <w:szCs w:val="20"/>
          </w:rPr>
          <w:fldChar w:fldCharType="end"/>
        </w:r>
      </w:hyperlink>
    </w:p>
    <w:p w:rsidRPr="00C64591" w:rsidR="0071263B" w:rsidRDefault="0071263B" w14:paraId="09D7E746" w14:textId="2DB1BA1B">
      <w:pPr>
        <w:pStyle w:val="TOC2"/>
        <w:rPr>
          <w:rFonts w:ascii="Arial" w:hAnsi="Arial" w:cs="Arial" w:eastAsiaTheme="minorEastAsia"/>
          <w:b w:val="0"/>
          <w:kern w:val="2"/>
          <w:sz w:val="20"/>
          <w:szCs w:val="20"/>
          <w:lang w:eastAsia="zh-TW"/>
          <w14:ligatures w14:val="standardContextual"/>
        </w:rPr>
      </w:pPr>
      <w:hyperlink w:history="1" w:anchor="_Toc235419803">
        <w:r w:rsidRPr="00C64591">
          <w:rPr>
            <w:rStyle w:val="Hyperlink"/>
            <w:rFonts w:ascii="Arial" w:hAnsi="Arial" w:cs="Arial"/>
            <w:b w:val="0"/>
            <w:sz w:val="20"/>
            <w:szCs w:val="20"/>
            <w:lang w:eastAsia="zh-TW" w:bidi="he-IL"/>
          </w:rPr>
          <w:t>B.2</w:t>
        </w:r>
        <w:r w:rsidRPr="00C64591">
          <w:rPr>
            <w:rFonts w:ascii="Arial" w:hAnsi="Arial" w:cs="Arial" w:eastAsiaTheme="minorEastAsia"/>
            <w:b w:val="0"/>
            <w:kern w:val="2"/>
            <w:sz w:val="20"/>
            <w:szCs w:val="20"/>
            <w:lang w:eastAsia="zh-TW"/>
            <w14:ligatures w14:val="standardContextual"/>
          </w:rPr>
          <w:tab/>
        </w:r>
        <w:r w:rsidRPr="00C64591">
          <w:rPr>
            <w:rStyle w:val="Hyperlink"/>
            <w:rFonts w:ascii="Arial" w:hAnsi="Arial" w:cs="Arial"/>
            <w:b w:val="0"/>
            <w:sz w:val="20"/>
            <w:szCs w:val="20"/>
            <w:lang w:eastAsia="zh-TW" w:bidi="he-IL"/>
          </w:rPr>
          <w:t>Extension path – from MVP to production</w:t>
        </w:r>
        <w:r w:rsidRPr="00C64591">
          <w:rPr>
            <w:rFonts w:ascii="Arial" w:hAnsi="Arial" w:cs="Arial"/>
            <w:b w:val="0"/>
            <w:webHidden/>
            <w:sz w:val="20"/>
            <w:szCs w:val="20"/>
          </w:rPr>
          <w:tab/>
        </w:r>
        <w:r w:rsidRPr="00C64591">
          <w:rPr>
            <w:rFonts w:ascii="Arial" w:hAnsi="Arial" w:cs="Arial"/>
            <w:b w:val="0"/>
            <w:webHidden/>
            <w:sz w:val="20"/>
            <w:szCs w:val="20"/>
          </w:rPr>
          <w:fldChar w:fldCharType="begin"/>
        </w:r>
        <w:r w:rsidRPr="00C64591">
          <w:rPr>
            <w:rFonts w:ascii="Arial" w:hAnsi="Arial" w:cs="Arial"/>
            <w:b w:val="0"/>
            <w:webHidden/>
            <w:sz w:val="20"/>
            <w:szCs w:val="20"/>
          </w:rPr>
          <w:instrText xml:space="preserve"> PAGEREF _Toc235419803 \h </w:instrText>
        </w:r>
        <w:r w:rsidRPr="00C64591">
          <w:rPr>
            <w:rFonts w:ascii="Arial" w:hAnsi="Arial" w:cs="Arial"/>
            <w:b w:val="0"/>
            <w:webHidden/>
            <w:sz w:val="20"/>
            <w:szCs w:val="20"/>
          </w:rPr>
        </w:r>
        <w:r w:rsidRPr="00C64591">
          <w:rPr>
            <w:rFonts w:ascii="Arial" w:hAnsi="Arial" w:cs="Arial"/>
            <w:b w:val="0"/>
            <w:webHidden/>
            <w:sz w:val="20"/>
            <w:szCs w:val="20"/>
          </w:rPr>
          <w:fldChar w:fldCharType="separate"/>
        </w:r>
        <w:r w:rsidRPr="00C64591" w:rsidR="005D00F3">
          <w:rPr>
            <w:rFonts w:ascii="Arial" w:hAnsi="Arial" w:cs="Arial"/>
            <w:b w:val="0"/>
            <w:webHidden/>
            <w:sz w:val="20"/>
            <w:szCs w:val="20"/>
          </w:rPr>
          <w:t>25</w:t>
        </w:r>
        <w:r w:rsidRPr="00C64591">
          <w:rPr>
            <w:rFonts w:ascii="Arial" w:hAnsi="Arial" w:cs="Arial"/>
            <w:b w:val="0"/>
            <w:webHidden/>
            <w:sz w:val="20"/>
            <w:szCs w:val="20"/>
          </w:rPr>
          <w:fldChar w:fldCharType="end"/>
        </w:r>
      </w:hyperlink>
    </w:p>
    <w:p w:rsidRPr="00C64591" w:rsidR="0071263B" w:rsidRDefault="0071263B" w14:paraId="3AD0159D" w14:textId="4EA85289">
      <w:pPr>
        <w:pStyle w:val="TOC2"/>
        <w:rPr>
          <w:rFonts w:ascii="Arial" w:hAnsi="Arial" w:cs="Arial" w:eastAsiaTheme="minorEastAsia"/>
          <w:b w:val="0"/>
          <w:kern w:val="2"/>
          <w:sz w:val="20"/>
          <w:szCs w:val="20"/>
          <w:lang w:eastAsia="zh-TW"/>
          <w14:ligatures w14:val="standardContextual"/>
        </w:rPr>
      </w:pPr>
      <w:hyperlink w:history="1" w:anchor="_Toc235419804">
        <w:r w:rsidRPr="00C64591">
          <w:rPr>
            <w:rStyle w:val="Hyperlink"/>
            <w:rFonts w:ascii="Arial" w:hAnsi="Arial" w:cs="Arial"/>
            <w:b w:val="0"/>
            <w:sz w:val="20"/>
            <w:szCs w:val="20"/>
            <w:lang w:eastAsia="zh-TW" w:bidi="he-IL"/>
          </w:rPr>
          <w:t>B.3</w:t>
        </w:r>
        <w:r w:rsidRPr="00C64591">
          <w:rPr>
            <w:rFonts w:ascii="Arial" w:hAnsi="Arial" w:cs="Arial" w:eastAsiaTheme="minorEastAsia"/>
            <w:b w:val="0"/>
            <w:kern w:val="2"/>
            <w:sz w:val="20"/>
            <w:szCs w:val="20"/>
            <w:lang w:eastAsia="zh-TW"/>
            <w14:ligatures w14:val="standardContextual"/>
          </w:rPr>
          <w:tab/>
        </w:r>
        <w:r w:rsidRPr="00C64591">
          <w:rPr>
            <w:rStyle w:val="Hyperlink"/>
            <w:rFonts w:ascii="Arial" w:hAnsi="Arial" w:cs="Arial"/>
            <w:b w:val="0"/>
            <w:sz w:val="20"/>
            <w:szCs w:val="20"/>
            <w:lang w:eastAsia="zh-TW" w:bidi="he-IL"/>
          </w:rPr>
          <w:t>Extensibility priorities</w:t>
        </w:r>
        <w:r w:rsidRPr="00C64591">
          <w:rPr>
            <w:rFonts w:ascii="Arial" w:hAnsi="Arial" w:cs="Arial"/>
            <w:b w:val="0"/>
            <w:webHidden/>
            <w:sz w:val="20"/>
            <w:szCs w:val="20"/>
          </w:rPr>
          <w:tab/>
        </w:r>
        <w:r w:rsidRPr="00C64591">
          <w:rPr>
            <w:rFonts w:ascii="Arial" w:hAnsi="Arial" w:cs="Arial"/>
            <w:b w:val="0"/>
            <w:webHidden/>
            <w:sz w:val="20"/>
            <w:szCs w:val="20"/>
          </w:rPr>
          <w:fldChar w:fldCharType="begin"/>
        </w:r>
        <w:r w:rsidRPr="00C64591">
          <w:rPr>
            <w:rFonts w:ascii="Arial" w:hAnsi="Arial" w:cs="Arial"/>
            <w:b w:val="0"/>
            <w:webHidden/>
            <w:sz w:val="20"/>
            <w:szCs w:val="20"/>
          </w:rPr>
          <w:instrText xml:space="preserve"> PAGEREF _Toc235419804 \h </w:instrText>
        </w:r>
        <w:r w:rsidRPr="00C64591">
          <w:rPr>
            <w:rFonts w:ascii="Arial" w:hAnsi="Arial" w:cs="Arial"/>
            <w:b w:val="0"/>
            <w:webHidden/>
            <w:sz w:val="20"/>
            <w:szCs w:val="20"/>
          </w:rPr>
        </w:r>
        <w:r w:rsidRPr="00C64591">
          <w:rPr>
            <w:rFonts w:ascii="Arial" w:hAnsi="Arial" w:cs="Arial"/>
            <w:b w:val="0"/>
            <w:webHidden/>
            <w:sz w:val="20"/>
            <w:szCs w:val="20"/>
          </w:rPr>
          <w:fldChar w:fldCharType="separate"/>
        </w:r>
        <w:r w:rsidRPr="00C64591" w:rsidR="005D00F3">
          <w:rPr>
            <w:rFonts w:ascii="Arial" w:hAnsi="Arial" w:cs="Arial"/>
            <w:b w:val="0"/>
            <w:webHidden/>
            <w:sz w:val="20"/>
            <w:szCs w:val="20"/>
          </w:rPr>
          <w:t>25</w:t>
        </w:r>
        <w:r w:rsidRPr="00C64591">
          <w:rPr>
            <w:rFonts w:ascii="Arial" w:hAnsi="Arial" w:cs="Arial"/>
            <w:b w:val="0"/>
            <w:webHidden/>
            <w:sz w:val="20"/>
            <w:szCs w:val="20"/>
          </w:rPr>
          <w:fldChar w:fldCharType="end"/>
        </w:r>
      </w:hyperlink>
    </w:p>
    <w:p w:rsidRPr="00C64591" w:rsidR="0071263B" w:rsidRDefault="0071263B" w14:paraId="5BD9EFD1" w14:textId="22DAC920">
      <w:pPr>
        <w:pStyle w:val="TOC2"/>
        <w:rPr>
          <w:rFonts w:ascii="Arial" w:hAnsi="Arial" w:cs="Arial" w:eastAsiaTheme="minorEastAsia"/>
          <w:b w:val="0"/>
          <w:kern w:val="2"/>
          <w:sz w:val="20"/>
          <w:szCs w:val="20"/>
          <w:lang w:eastAsia="zh-TW"/>
          <w14:ligatures w14:val="standardContextual"/>
        </w:rPr>
      </w:pPr>
      <w:hyperlink w:history="1" w:anchor="_Toc235419805">
        <w:r w:rsidRPr="00C64591">
          <w:rPr>
            <w:rStyle w:val="Hyperlink"/>
            <w:rFonts w:ascii="Arial" w:hAnsi="Arial" w:cs="Arial"/>
            <w:b w:val="0"/>
            <w:sz w:val="20"/>
            <w:szCs w:val="20"/>
            <w:lang w:eastAsia="zh-TW" w:bidi="he-IL"/>
          </w:rPr>
          <w:t>B.4</w:t>
        </w:r>
        <w:r w:rsidRPr="00C64591">
          <w:rPr>
            <w:rFonts w:ascii="Arial" w:hAnsi="Arial" w:cs="Arial" w:eastAsiaTheme="minorEastAsia"/>
            <w:b w:val="0"/>
            <w:kern w:val="2"/>
            <w:sz w:val="20"/>
            <w:szCs w:val="20"/>
            <w:lang w:eastAsia="zh-TW"/>
            <w14:ligatures w14:val="standardContextual"/>
          </w:rPr>
          <w:tab/>
        </w:r>
        <w:r w:rsidRPr="00C64591">
          <w:rPr>
            <w:rStyle w:val="Hyperlink"/>
            <w:rFonts w:ascii="Arial" w:hAnsi="Arial" w:cs="Arial"/>
            <w:b w:val="0"/>
            <w:sz w:val="20"/>
            <w:szCs w:val="20"/>
            <w:lang w:eastAsia="zh-TW" w:bidi="he-IL"/>
          </w:rPr>
          <w:t>Retrospective – what we would do differently</w:t>
        </w:r>
        <w:r w:rsidRPr="00C64591">
          <w:rPr>
            <w:rFonts w:ascii="Arial" w:hAnsi="Arial" w:cs="Arial"/>
            <w:b w:val="0"/>
            <w:webHidden/>
            <w:sz w:val="20"/>
            <w:szCs w:val="20"/>
          </w:rPr>
          <w:tab/>
        </w:r>
        <w:r w:rsidRPr="00C64591">
          <w:rPr>
            <w:rFonts w:ascii="Arial" w:hAnsi="Arial" w:cs="Arial"/>
            <w:b w:val="0"/>
            <w:webHidden/>
            <w:sz w:val="20"/>
            <w:szCs w:val="20"/>
          </w:rPr>
          <w:fldChar w:fldCharType="begin"/>
        </w:r>
        <w:r w:rsidRPr="00C64591">
          <w:rPr>
            <w:rFonts w:ascii="Arial" w:hAnsi="Arial" w:cs="Arial"/>
            <w:b w:val="0"/>
            <w:webHidden/>
            <w:sz w:val="20"/>
            <w:szCs w:val="20"/>
          </w:rPr>
          <w:instrText xml:space="preserve"> PAGEREF _Toc235419805 \h </w:instrText>
        </w:r>
        <w:r w:rsidRPr="00C64591">
          <w:rPr>
            <w:rFonts w:ascii="Arial" w:hAnsi="Arial" w:cs="Arial"/>
            <w:b w:val="0"/>
            <w:webHidden/>
            <w:sz w:val="20"/>
            <w:szCs w:val="20"/>
          </w:rPr>
        </w:r>
        <w:r w:rsidRPr="00C64591">
          <w:rPr>
            <w:rFonts w:ascii="Arial" w:hAnsi="Arial" w:cs="Arial"/>
            <w:b w:val="0"/>
            <w:webHidden/>
            <w:sz w:val="20"/>
            <w:szCs w:val="20"/>
          </w:rPr>
          <w:fldChar w:fldCharType="separate"/>
        </w:r>
        <w:r w:rsidRPr="00C64591" w:rsidR="005D00F3">
          <w:rPr>
            <w:rFonts w:ascii="Arial" w:hAnsi="Arial" w:cs="Arial"/>
            <w:b w:val="0"/>
            <w:webHidden/>
            <w:sz w:val="20"/>
            <w:szCs w:val="20"/>
          </w:rPr>
          <w:t>26</w:t>
        </w:r>
        <w:r w:rsidRPr="00C64591">
          <w:rPr>
            <w:rFonts w:ascii="Arial" w:hAnsi="Arial" w:cs="Arial"/>
            <w:b w:val="0"/>
            <w:webHidden/>
            <w:sz w:val="20"/>
            <w:szCs w:val="20"/>
          </w:rPr>
          <w:fldChar w:fldCharType="end"/>
        </w:r>
      </w:hyperlink>
    </w:p>
    <w:p w:rsidRPr="00C64591" w:rsidR="0071263B" w:rsidRDefault="0071263B" w14:paraId="52D1FF37" w14:textId="67C864B5">
      <w:pPr>
        <w:pStyle w:val="TOC2"/>
        <w:rPr>
          <w:rFonts w:ascii="Arial" w:hAnsi="Arial" w:cs="Arial" w:eastAsiaTheme="minorEastAsia"/>
          <w:b w:val="0"/>
          <w:kern w:val="2"/>
          <w:sz w:val="20"/>
          <w:szCs w:val="20"/>
          <w:lang w:eastAsia="zh-TW"/>
          <w14:ligatures w14:val="standardContextual"/>
        </w:rPr>
      </w:pPr>
      <w:hyperlink w:history="1" w:anchor="_Toc235419806">
        <w:r w:rsidRPr="00C64591">
          <w:rPr>
            <w:rStyle w:val="Hyperlink"/>
            <w:rFonts w:ascii="Arial" w:hAnsi="Arial" w:cs="Arial"/>
            <w:b w:val="0"/>
            <w:sz w:val="20"/>
            <w:szCs w:val="20"/>
            <w:lang w:eastAsia="zh-TW" w:bidi="he-IL"/>
          </w:rPr>
          <w:t>B.5</w:t>
        </w:r>
        <w:r w:rsidRPr="00C64591">
          <w:rPr>
            <w:rFonts w:ascii="Arial" w:hAnsi="Arial" w:cs="Arial" w:eastAsiaTheme="minorEastAsia"/>
            <w:b w:val="0"/>
            <w:kern w:val="2"/>
            <w:sz w:val="20"/>
            <w:szCs w:val="20"/>
            <w:lang w:eastAsia="zh-TW"/>
            <w14:ligatures w14:val="standardContextual"/>
          </w:rPr>
          <w:tab/>
        </w:r>
        <w:r w:rsidRPr="00C64591">
          <w:rPr>
            <w:rStyle w:val="Hyperlink"/>
            <w:rFonts w:ascii="Arial" w:hAnsi="Arial" w:cs="Arial"/>
            <w:b w:val="0"/>
            <w:sz w:val="20"/>
            <w:szCs w:val="20"/>
            <w:lang w:eastAsia="zh-TW" w:bidi="he-IL"/>
          </w:rPr>
          <w:t>Alternatives considered and rejected</w:t>
        </w:r>
        <w:r w:rsidRPr="00C64591">
          <w:rPr>
            <w:rFonts w:ascii="Arial" w:hAnsi="Arial" w:cs="Arial"/>
            <w:b w:val="0"/>
            <w:webHidden/>
            <w:sz w:val="20"/>
            <w:szCs w:val="20"/>
          </w:rPr>
          <w:tab/>
        </w:r>
        <w:r w:rsidRPr="00C64591">
          <w:rPr>
            <w:rFonts w:ascii="Arial" w:hAnsi="Arial" w:cs="Arial"/>
            <w:b w:val="0"/>
            <w:webHidden/>
            <w:sz w:val="20"/>
            <w:szCs w:val="20"/>
          </w:rPr>
          <w:fldChar w:fldCharType="begin"/>
        </w:r>
        <w:r w:rsidRPr="00C64591">
          <w:rPr>
            <w:rFonts w:ascii="Arial" w:hAnsi="Arial" w:cs="Arial"/>
            <w:b w:val="0"/>
            <w:webHidden/>
            <w:sz w:val="20"/>
            <w:szCs w:val="20"/>
          </w:rPr>
          <w:instrText xml:space="preserve"> PAGEREF _Toc235419806 \h </w:instrText>
        </w:r>
        <w:r w:rsidRPr="00C64591">
          <w:rPr>
            <w:rFonts w:ascii="Arial" w:hAnsi="Arial" w:cs="Arial"/>
            <w:b w:val="0"/>
            <w:webHidden/>
            <w:sz w:val="20"/>
            <w:szCs w:val="20"/>
          </w:rPr>
        </w:r>
        <w:r w:rsidRPr="00C64591">
          <w:rPr>
            <w:rFonts w:ascii="Arial" w:hAnsi="Arial" w:cs="Arial"/>
            <w:b w:val="0"/>
            <w:webHidden/>
            <w:sz w:val="20"/>
            <w:szCs w:val="20"/>
          </w:rPr>
          <w:fldChar w:fldCharType="separate"/>
        </w:r>
        <w:r w:rsidRPr="00C64591" w:rsidR="005D00F3">
          <w:rPr>
            <w:rFonts w:ascii="Arial" w:hAnsi="Arial" w:cs="Arial"/>
            <w:b w:val="0"/>
            <w:webHidden/>
            <w:sz w:val="20"/>
            <w:szCs w:val="20"/>
          </w:rPr>
          <w:t>27</w:t>
        </w:r>
        <w:r w:rsidRPr="00C64591">
          <w:rPr>
            <w:rFonts w:ascii="Arial" w:hAnsi="Arial" w:cs="Arial"/>
            <w:b w:val="0"/>
            <w:webHidden/>
            <w:sz w:val="20"/>
            <w:szCs w:val="20"/>
          </w:rPr>
          <w:fldChar w:fldCharType="end"/>
        </w:r>
      </w:hyperlink>
    </w:p>
    <w:p w:rsidRPr="00C64591" w:rsidR="0071263B" w:rsidRDefault="0071263B" w14:paraId="5D38B619" w14:textId="72452C54">
      <w:pPr>
        <w:pStyle w:val="TOC2"/>
        <w:tabs>
          <w:tab w:val="left" w:pos="2067"/>
        </w:tabs>
        <w:rPr>
          <w:rFonts w:ascii="Arial" w:hAnsi="Arial" w:cs="Arial" w:eastAsiaTheme="minorEastAsia"/>
          <w:b w:val="0"/>
          <w:kern w:val="2"/>
          <w:sz w:val="20"/>
          <w:szCs w:val="20"/>
          <w:lang w:eastAsia="zh-TW"/>
          <w14:ligatures w14:val="standardContextual"/>
        </w:rPr>
      </w:pPr>
      <w:hyperlink w:history="1" w:anchor="_Toc235419807">
        <w:r w:rsidRPr="00C64591">
          <w:rPr>
            <w:rStyle w:val="Hyperlink"/>
            <w:rFonts w:ascii="Arial" w:hAnsi="Arial" w:cs="Arial"/>
            <w:b w:val="0"/>
            <w:sz w:val="20"/>
            <w:szCs w:val="20"/>
            <w:lang w:eastAsia="zh-TW" w:bidi="he-IL"/>
          </w:rPr>
          <w:t>Appendix C</w:t>
        </w:r>
        <w:r w:rsidRPr="00C64591">
          <w:rPr>
            <w:rFonts w:ascii="Arial" w:hAnsi="Arial" w:cs="Arial" w:eastAsiaTheme="minorEastAsia"/>
            <w:b w:val="0"/>
            <w:kern w:val="2"/>
            <w:sz w:val="20"/>
            <w:szCs w:val="20"/>
            <w:lang w:eastAsia="zh-TW"/>
            <w14:ligatures w14:val="standardContextual"/>
          </w:rPr>
          <w:tab/>
        </w:r>
        <w:r w:rsidRPr="00C64591">
          <w:rPr>
            <w:rStyle w:val="Hyperlink"/>
            <w:rFonts w:ascii="Arial" w:hAnsi="Arial" w:cs="Arial"/>
            <w:b w:val="0"/>
            <w:sz w:val="20"/>
            <w:szCs w:val="20"/>
            <w:lang w:eastAsia="zh-TW" w:bidi="he-IL"/>
          </w:rPr>
          <w:t>Query Catalogue and SQL Evidence</w:t>
        </w:r>
        <w:r w:rsidRPr="00C64591">
          <w:rPr>
            <w:rFonts w:ascii="Arial" w:hAnsi="Arial" w:cs="Arial"/>
            <w:b w:val="0"/>
            <w:webHidden/>
            <w:sz w:val="20"/>
            <w:szCs w:val="20"/>
          </w:rPr>
          <w:tab/>
        </w:r>
        <w:r w:rsidRPr="00C64591">
          <w:rPr>
            <w:rFonts w:ascii="Arial" w:hAnsi="Arial" w:cs="Arial"/>
            <w:b w:val="0"/>
            <w:webHidden/>
            <w:sz w:val="20"/>
            <w:szCs w:val="20"/>
          </w:rPr>
          <w:fldChar w:fldCharType="begin"/>
        </w:r>
        <w:r w:rsidRPr="00C64591">
          <w:rPr>
            <w:rFonts w:ascii="Arial" w:hAnsi="Arial" w:cs="Arial"/>
            <w:b w:val="0"/>
            <w:webHidden/>
            <w:sz w:val="20"/>
            <w:szCs w:val="20"/>
          </w:rPr>
          <w:instrText xml:space="preserve"> PAGEREF _Toc235419807 \h </w:instrText>
        </w:r>
        <w:r w:rsidRPr="00C64591">
          <w:rPr>
            <w:rFonts w:ascii="Arial" w:hAnsi="Arial" w:cs="Arial"/>
            <w:b w:val="0"/>
            <w:webHidden/>
            <w:sz w:val="20"/>
            <w:szCs w:val="20"/>
          </w:rPr>
        </w:r>
        <w:r w:rsidRPr="00C64591">
          <w:rPr>
            <w:rFonts w:ascii="Arial" w:hAnsi="Arial" w:cs="Arial"/>
            <w:b w:val="0"/>
            <w:webHidden/>
            <w:sz w:val="20"/>
            <w:szCs w:val="20"/>
          </w:rPr>
          <w:fldChar w:fldCharType="separate"/>
        </w:r>
        <w:r w:rsidRPr="00C64591" w:rsidR="005D00F3">
          <w:rPr>
            <w:rFonts w:ascii="Arial" w:hAnsi="Arial" w:cs="Arial"/>
            <w:b w:val="0"/>
            <w:webHidden/>
            <w:sz w:val="20"/>
            <w:szCs w:val="20"/>
          </w:rPr>
          <w:t>28</w:t>
        </w:r>
        <w:r w:rsidRPr="00C64591">
          <w:rPr>
            <w:rFonts w:ascii="Arial" w:hAnsi="Arial" w:cs="Arial"/>
            <w:b w:val="0"/>
            <w:webHidden/>
            <w:sz w:val="20"/>
            <w:szCs w:val="20"/>
          </w:rPr>
          <w:fldChar w:fldCharType="end"/>
        </w:r>
      </w:hyperlink>
    </w:p>
    <w:p w:rsidRPr="00C64591" w:rsidR="0071263B" w:rsidRDefault="0071263B" w14:paraId="63AEC41B" w14:textId="59E2F849">
      <w:pPr>
        <w:pStyle w:val="TOC2"/>
        <w:rPr>
          <w:rFonts w:ascii="Arial" w:hAnsi="Arial" w:cs="Arial" w:eastAsiaTheme="minorEastAsia"/>
          <w:b w:val="0"/>
          <w:kern w:val="2"/>
          <w:sz w:val="20"/>
          <w:szCs w:val="20"/>
          <w:lang w:eastAsia="zh-TW"/>
          <w14:ligatures w14:val="standardContextual"/>
        </w:rPr>
      </w:pPr>
      <w:hyperlink w:history="1" w:anchor="_Toc235419808">
        <w:r w:rsidRPr="00C64591">
          <w:rPr>
            <w:rStyle w:val="Hyperlink"/>
            <w:rFonts w:ascii="Arial" w:hAnsi="Arial" w:cs="Arial"/>
            <w:b w:val="0"/>
            <w:sz w:val="20"/>
            <w:szCs w:val="20"/>
            <w:lang w:eastAsia="zh-TW" w:bidi="he-IL"/>
          </w:rPr>
          <w:t>C.1</w:t>
        </w:r>
        <w:r w:rsidRPr="00C64591">
          <w:rPr>
            <w:rFonts w:ascii="Arial" w:hAnsi="Arial" w:cs="Arial" w:eastAsiaTheme="minorEastAsia"/>
            <w:b w:val="0"/>
            <w:kern w:val="2"/>
            <w:sz w:val="20"/>
            <w:szCs w:val="20"/>
            <w:lang w:eastAsia="zh-TW"/>
            <w14:ligatures w14:val="standardContextual"/>
          </w:rPr>
          <w:tab/>
        </w:r>
        <w:r w:rsidRPr="00C64591">
          <w:rPr>
            <w:rStyle w:val="Hyperlink"/>
            <w:rFonts w:ascii="Arial" w:hAnsi="Arial" w:cs="Arial"/>
            <w:b w:val="0"/>
            <w:sz w:val="20"/>
            <w:szCs w:val="20"/>
            <w:lang w:eastAsia="zh-TW" w:bidi="he-IL"/>
          </w:rPr>
          <w:t>Mapping each query to the brief</w:t>
        </w:r>
        <w:r w:rsidRPr="00C64591">
          <w:rPr>
            <w:rFonts w:ascii="Arial" w:hAnsi="Arial" w:cs="Arial"/>
            <w:b w:val="0"/>
            <w:webHidden/>
            <w:sz w:val="20"/>
            <w:szCs w:val="20"/>
          </w:rPr>
          <w:tab/>
        </w:r>
        <w:r w:rsidRPr="00C64591">
          <w:rPr>
            <w:rFonts w:ascii="Arial" w:hAnsi="Arial" w:cs="Arial"/>
            <w:b w:val="0"/>
            <w:webHidden/>
            <w:sz w:val="20"/>
            <w:szCs w:val="20"/>
          </w:rPr>
          <w:fldChar w:fldCharType="begin"/>
        </w:r>
        <w:r w:rsidRPr="00C64591">
          <w:rPr>
            <w:rFonts w:ascii="Arial" w:hAnsi="Arial" w:cs="Arial"/>
            <w:b w:val="0"/>
            <w:webHidden/>
            <w:sz w:val="20"/>
            <w:szCs w:val="20"/>
          </w:rPr>
          <w:instrText xml:space="preserve"> PAGEREF _Toc235419808 \h </w:instrText>
        </w:r>
        <w:r w:rsidRPr="00C64591">
          <w:rPr>
            <w:rFonts w:ascii="Arial" w:hAnsi="Arial" w:cs="Arial"/>
            <w:b w:val="0"/>
            <w:webHidden/>
            <w:sz w:val="20"/>
            <w:szCs w:val="20"/>
          </w:rPr>
        </w:r>
        <w:r w:rsidRPr="00C64591">
          <w:rPr>
            <w:rFonts w:ascii="Arial" w:hAnsi="Arial" w:cs="Arial"/>
            <w:b w:val="0"/>
            <w:webHidden/>
            <w:sz w:val="20"/>
            <w:szCs w:val="20"/>
          </w:rPr>
          <w:fldChar w:fldCharType="separate"/>
        </w:r>
        <w:r w:rsidRPr="00C64591" w:rsidR="005D00F3">
          <w:rPr>
            <w:rFonts w:ascii="Arial" w:hAnsi="Arial" w:cs="Arial"/>
            <w:b w:val="0"/>
            <w:webHidden/>
            <w:sz w:val="20"/>
            <w:szCs w:val="20"/>
          </w:rPr>
          <w:t>28</w:t>
        </w:r>
        <w:r w:rsidRPr="00C64591">
          <w:rPr>
            <w:rFonts w:ascii="Arial" w:hAnsi="Arial" w:cs="Arial"/>
            <w:b w:val="0"/>
            <w:webHidden/>
            <w:sz w:val="20"/>
            <w:szCs w:val="20"/>
          </w:rPr>
          <w:fldChar w:fldCharType="end"/>
        </w:r>
      </w:hyperlink>
    </w:p>
    <w:p w:rsidRPr="00C64591" w:rsidR="0071263B" w:rsidRDefault="0071263B" w14:paraId="42A636A5" w14:textId="2AF8A7B4">
      <w:pPr>
        <w:pStyle w:val="TOC2"/>
        <w:rPr>
          <w:rFonts w:ascii="Arial" w:hAnsi="Arial" w:cs="Arial" w:eastAsiaTheme="minorEastAsia"/>
          <w:b w:val="0"/>
          <w:kern w:val="2"/>
          <w:sz w:val="20"/>
          <w:szCs w:val="20"/>
          <w:lang w:eastAsia="zh-TW"/>
          <w14:ligatures w14:val="standardContextual"/>
        </w:rPr>
      </w:pPr>
      <w:hyperlink w:history="1" w:anchor="_Toc235419809">
        <w:r w:rsidRPr="00C64591">
          <w:rPr>
            <w:rStyle w:val="Hyperlink"/>
            <w:rFonts w:ascii="Arial" w:hAnsi="Arial" w:cs="Arial"/>
            <w:b w:val="0"/>
            <w:sz w:val="20"/>
            <w:szCs w:val="20"/>
            <w:lang w:eastAsia="zh-TW" w:bidi="he-IL"/>
          </w:rPr>
          <w:t>C.2</w:t>
        </w:r>
        <w:r w:rsidRPr="00C64591">
          <w:rPr>
            <w:rFonts w:ascii="Arial" w:hAnsi="Arial" w:cs="Arial" w:eastAsiaTheme="minorEastAsia"/>
            <w:b w:val="0"/>
            <w:kern w:val="2"/>
            <w:sz w:val="20"/>
            <w:szCs w:val="20"/>
            <w:lang w:eastAsia="zh-TW"/>
            <w14:ligatures w14:val="standardContextual"/>
          </w:rPr>
          <w:tab/>
        </w:r>
        <w:r w:rsidRPr="00C64591">
          <w:rPr>
            <w:rStyle w:val="Hyperlink"/>
            <w:rFonts w:ascii="Arial" w:hAnsi="Arial" w:cs="Arial"/>
            <w:b w:val="0"/>
            <w:sz w:val="20"/>
            <w:szCs w:val="20"/>
            <w:lang w:eastAsia="zh-TW" w:bidi="he-IL"/>
          </w:rPr>
          <w:t>Cascading dropdown providers</w:t>
        </w:r>
        <w:r w:rsidRPr="00C64591">
          <w:rPr>
            <w:rFonts w:ascii="Arial" w:hAnsi="Arial" w:cs="Arial"/>
            <w:b w:val="0"/>
            <w:webHidden/>
            <w:sz w:val="20"/>
            <w:szCs w:val="20"/>
          </w:rPr>
          <w:tab/>
        </w:r>
        <w:r w:rsidRPr="00C64591">
          <w:rPr>
            <w:rFonts w:ascii="Arial" w:hAnsi="Arial" w:cs="Arial"/>
            <w:b w:val="0"/>
            <w:webHidden/>
            <w:sz w:val="20"/>
            <w:szCs w:val="20"/>
          </w:rPr>
          <w:fldChar w:fldCharType="begin"/>
        </w:r>
        <w:r w:rsidRPr="00C64591">
          <w:rPr>
            <w:rFonts w:ascii="Arial" w:hAnsi="Arial" w:cs="Arial"/>
            <w:b w:val="0"/>
            <w:webHidden/>
            <w:sz w:val="20"/>
            <w:szCs w:val="20"/>
          </w:rPr>
          <w:instrText xml:space="preserve"> PAGEREF _Toc235419809 \h </w:instrText>
        </w:r>
        <w:r w:rsidRPr="00C64591">
          <w:rPr>
            <w:rFonts w:ascii="Arial" w:hAnsi="Arial" w:cs="Arial"/>
            <w:b w:val="0"/>
            <w:webHidden/>
            <w:sz w:val="20"/>
            <w:szCs w:val="20"/>
          </w:rPr>
        </w:r>
        <w:r w:rsidRPr="00C64591">
          <w:rPr>
            <w:rFonts w:ascii="Arial" w:hAnsi="Arial" w:cs="Arial"/>
            <w:b w:val="0"/>
            <w:webHidden/>
            <w:sz w:val="20"/>
            <w:szCs w:val="20"/>
          </w:rPr>
          <w:fldChar w:fldCharType="separate"/>
        </w:r>
        <w:r w:rsidRPr="00C64591" w:rsidR="005D00F3">
          <w:rPr>
            <w:rFonts w:ascii="Arial" w:hAnsi="Arial" w:cs="Arial"/>
            <w:b w:val="0"/>
            <w:webHidden/>
            <w:sz w:val="20"/>
            <w:szCs w:val="20"/>
          </w:rPr>
          <w:t>28</w:t>
        </w:r>
        <w:r w:rsidRPr="00C64591">
          <w:rPr>
            <w:rFonts w:ascii="Arial" w:hAnsi="Arial" w:cs="Arial"/>
            <w:b w:val="0"/>
            <w:webHidden/>
            <w:sz w:val="20"/>
            <w:szCs w:val="20"/>
          </w:rPr>
          <w:fldChar w:fldCharType="end"/>
        </w:r>
      </w:hyperlink>
    </w:p>
    <w:p w:rsidRPr="00C64591" w:rsidR="0071263B" w:rsidRDefault="0071263B" w14:paraId="7D8B34ED" w14:textId="47495E70">
      <w:pPr>
        <w:pStyle w:val="TOC2"/>
        <w:rPr>
          <w:rFonts w:ascii="Arial" w:hAnsi="Arial" w:cs="Arial" w:eastAsiaTheme="minorEastAsia"/>
          <w:b w:val="0"/>
          <w:kern w:val="2"/>
          <w:sz w:val="20"/>
          <w:szCs w:val="20"/>
          <w:lang w:eastAsia="zh-TW"/>
          <w14:ligatures w14:val="standardContextual"/>
        </w:rPr>
      </w:pPr>
      <w:hyperlink w:history="1" w:anchor="_Toc235419810">
        <w:r w:rsidRPr="00C64591">
          <w:rPr>
            <w:rStyle w:val="Hyperlink"/>
            <w:rFonts w:ascii="Arial" w:hAnsi="Arial" w:cs="Arial"/>
            <w:b w:val="0"/>
            <w:sz w:val="20"/>
            <w:szCs w:val="20"/>
            <w:lang w:eastAsia="zh-TW" w:bidi="he-IL"/>
          </w:rPr>
          <w:t>C.3</w:t>
        </w:r>
        <w:r w:rsidRPr="00C64591">
          <w:rPr>
            <w:rFonts w:ascii="Arial" w:hAnsi="Arial" w:cs="Arial" w:eastAsiaTheme="minorEastAsia"/>
            <w:b w:val="0"/>
            <w:kern w:val="2"/>
            <w:sz w:val="20"/>
            <w:szCs w:val="20"/>
            <w:lang w:eastAsia="zh-TW"/>
            <w14:ligatures w14:val="standardContextual"/>
          </w:rPr>
          <w:tab/>
        </w:r>
        <w:r w:rsidRPr="00C64591">
          <w:rPr>
            <w:rStyle w:val="Hyperlink"/>
            <w:rFonts w:ascii="Arial" w:hAnsi="Arial" w:cs="Arial"/>
            <w:b w:val="0"/>
            <w:sz w:val="20"/>
            <w:szCs w:val="20"/>
            <w:lang w:eastAsia="zh-TW" w:bidi="he-IL"/>
          </w:rPr>
          <w:t>Compressed SQL of each query (key clauses only)</w:t>
        </w:r>
        <w:r w:rsidRPr="00C64591">
          <w:rPr>
            <w:rFonts w:ascii="Arial" w:hAnsi="Arial" w:cs="Arial"/>
            <w:b w:val="0"/>
            <w:webHidden/>
            <w:sz w:val="20"/>
            <w:szCs w:val="20"/>
          </w:rPr>
          <w:tab/>
        </w:r>
        <w:r w:rsidRPr="00C64591">
          <w:rPr>
            <w:rFonts w:ascii="Arial" w:hAnsi="Arial" w:cs="Arial"/>
            <w:b w:val="0"/>
            <w:webHidden/>
            <w:sz w:val="20"/>
            <w:szCs w:val="20"/>
          </w:rPr>
          <w:fldChar w:fldCharType="begin"/>
        </w:r>
        <w:r w:rsidRPr="00C64591">
          <w:rPr>
            <w:rFonts w:ascii="Arial" w:hAnsi="Arial" w:cs="Arial"/>
            <w:b w:val="0"/>
            <w:webHidden/>
            <w:sz w:val="20"/>
            <w:szCs w:val="20"/>
          </w:rPr>
          <w:instrText xml:space="preserve"> PAGEREF _Toc235419810 \h </w:instrText>
        </w:r>
        <w:r w:rsidRPr="00C64591">
          <w:rPr>
            <w:rFonts w:ascii="Arial" w:hAnsi="Arial" w:cs="Arial"/>
            <w:b w:val="0"/>
            <w:webHidden/>
            <w:sz w:val="20"/>
            <w:szCs w:val="20"/>
          </w:rPr>
        </w:r>
        <w:r w:rsidRPr="00C64591">
          <w:rPr>
            <w:rFonts w:ascii="Arial" w:hAnsi="Arial" w:cs="Arial"/>
            <w:b w:val="0"/>
            <w:webHidden/>
            <w:sz w:val="20"/>
            <w:szCs w:val="20"/>
          </w:rPr>
          <w:fldChar w:fldCharType="separate"/>
        </w:r>
        <w:r w:rsidRPr="00C64591" w:rsidR="005D00F3">
          <w:rPr>
            <w:rFonts w:ascii="Arial" w:hAnsi="Arial" w:cs="Arial"/>
            <w:b w:val="0"/>
            <w:webHidden/>
            <w:sz w:val="20"/>
            <w:szCs w:val="20"/>
          </w:rPr>
          <w:t>29</w:t>
        </w:r>
        <w:r w:rsidRPr="00C64591">
          <w:rPr>
            <w:rFonts w:ascii="Arial" w:hAnsi="Arial" w:cs="Arial"/>
            <w:b w:val="0"/>
            <w:webHidden/>
            <w:sz w:val="20"/>
            <w:szCs w:val="20"/>
          </w:rPr>
          <w:fldChar w:fldCharType="end"/>
        </w:r>
      </w:hyperlink>
    </w:p>
    <w:p w:rsidRPr="00797A8B" w:rsidR="00C673FA" w:rsidP="005D00F3" w:rsidRDefault="009152C0" w14:paraId="54BE790A" w14:textId="0FAE9799">
      <w:pPr>
        <w:widowControl w:val="0"/>
        <w:tabs>
          <w:tab w:val="center" w:pos="4320"/>
        </w:tabs>
        <w:jc w:val="center"/>
        <w:rPr>
          <w:rFonts w:ascii="Arial" w:hAnsi="Arial" w:cs="Arial"/>
        </w:rPr>
      </w:pPr>
      <w:r w:rsidRPr="00C64591">
        <w:rPr>
          <w:rFonts w:ascii="Arial" w:hAnsi="Arial" w:cs="Arial"/>
          <w:noProof/>
          <w:color w:val="000000"/>
          <w:lang w:eastAsia="en-US" w:bidi="ar-SA"/>
        </w:rPr>
        <w:fldChar w:fldCharType="end"/>
      </w:r>
      <w:r w:rsidRPr="00514DA8" w:rsidR="00C673FA">
        <w:rPr>
          <w:rFonts w:ascii="Arial" w:hAnsi="Arial" w:cs="Arial"/>
        </w:rPr>
        <w:br w:type="page"/>
      </w:r>
      <w:bookmarkStart w:name="_Toc235419782" w:id="0"/>
      <w:r w:rsidRPr="005D00F3" w:rsidR="00C673FA">
        <w:rPr>
          <w:rFonts w:ascii="Arial" w:hAnsi="Arial" w:cs="Arial"/>
          <w:b/>
          <w:bCs/>
          <w:sz w:val="28"/>
          <w:szCs w:val="28"/>
        </w:rPr>
        <w:t>LIST OF TABLES</w:t>
      </w:r>
      <w:bookmarkEnd w:id="0"/>
    </w:p>
    <w:p w:rsidRPr="00514DA8" w:rsidR="00C673FA" w:rsidRDefault="00C673FA" w14:paraId="2A3650B9" w14:textId="77777777">
      <w:pPr>
        <w:widowControl w:val="0"/>
        <w:jc w:val="both"/>
        <w:rPr>
          <w:rFonts w:ascii="Arial" w:hAnsi="Arial" w:cs="Arial"/>
        </w:rPr>
      </w:pPr>
    </w:p>
    <w:p w:rsidRPr="00514DA8" w:rsidR="00C673FA" w:rsidRDefault="00C673FA" w14:paraId="00C385C1" w14:textId="77777777">
      <w:pPr>
        <w:widowControl w:val="0"/>
        <w:jc w:val="both"/>
        <w:rPr>
          <w:rFonts w:ascii="Arial" w:hAnsi="Arial" w:cs="Arial"/>
        </w:rPr>
      </w:pPr>
    </w:p>
    <w:p w:rsidRPr="005D00F3" w:rsidR="00C673FA" w:rsidP="002B6903" w:rsidRDefault="00C673FA" w14:paraId="67EEE798" w14:textId="77777777">
      <w:pPr>
        <w:widowControl w:val="0"/>
        <w:tabs>
          <w:tab w:val="right" w:pos="8280"/>
        </w:tabs>
        <w:jc w:val="both"/>
        <w:rPr>
          <w:rFonts w:ascii="Arial" w:hAnsi="Arial" w:cs="Arial"/>
        </w:rPr>
      </w:pPr>
      <w:r w:rsidRPr="005D00F3">
        <w:rPr>
          <w:rFonts w:ascii="Arial" w:hAnsi="Arial" w:cs="Arial"/>
        </w:rPr>
        <w:tab/>
      </w:r>
      <w:r w:rsidRPr="005D00F3">
        <w:rPr>
          <w:rFonts w:ascii="Arial" w:hAnsi="Arial" w:cs="Arial"/>
        </w:rPr>
        <w:t>Page</w:t>
      </w:r>
    </w:p>
    <w:p w:rsidRPr="005D00F3" w:rsidR="005D00F3" w:rsidRDefault="002B6903" w14:paraId="1F80FB2B" w14:textId="30A62FEA">
      <w:pPr>
        <w:pStyle w:val="TableofFigures"/>
        <w:rPr>
          <w:rFonts w:asciiTheme="minorHAnsi" w:hAnsiTheme="minorHAnsi" w:eastAsiaTheme="minorEastAsia" w:cstheme="minorBidi"/>
          <w:kern w:val="2"/>
          <w:sz w:val="20"/>
          <w:lang w:eastAsia="zh-TW" w:bidi="ar-SA"/>
          <w14:ligatures w14:val="standardContextual"/>
        </w:rPr>
      </w:pPr>
      <w:r w:rsidRPr="005D00F3">
        <w:rPr>
          <w:sz w:val="20"/>
        </w:rPr>
        <w:fldChar w:fldCharType="begin"/>
      </w:r>
      <w:r w:rsidRPr="005D00F3">
        <w:rPr>
          <w:sz w:val="20"/>
        </w:rPr>
        <w:instrText xml:space="preserve"> TOC \h \z \c "Table" </w:instrText>
      </w:r>
      <w:r w:rsidRPr="005D00F3">
        <w:rPr>
          <w:sz w:val="20"/>
        </w:rPr>
        <w:fldChar w:fldCharType="separate"/>
      </w:r>
      <w:hyperlink w:history="1" w:anchor="_Toc235422039">
        <w:r w:rsidRPr="005D00F3" w:rsidR="005D00F3">
          <w:rPr>
            <w:rStyle w:val="Hyperlink"/>
            <w:sz w:val="20"/>
          </w:rPr>
          <w:t>Table 1 – UAT Test Cases Summary</w:t>
        </w:r>
        <w:r w:rsidRPr="005D00F3" w:rsidR="005D00F3">
          <w:rPr>
            <w:webHidden/>
            <w:sz w:val="20"/>
          </w:rPr>
          <w:tab/>
        </w:r>
        <w:r w:rsidRPr="005D00F3" w:rsidR="005D00F3">
          <w:rPr>
            <w:webHidden/>
            <w:sz w:val="20"/>
          </w:rPr>
          <w:fldChar w:fldCharType="begin"/>
        </w:r>
        <w:r w:rsidRPr="005D00F3" w:rsidR="005D00F3">
          <w:rPr>
            <w:webHidden/>
            <w:sz w:val="20"/>
          </w:rPr>
          <w:instrText xml:space="preserve"> PAGEREF _Toc235422039 \h </w:instrText>
        </w:r>
        <w:r w:rsidRPr="005D00F3" w:rsidR="005D00F3">
          <w:rPr>
            <w:webHidden/>
            <w:sz w:val="20"/>
          </w:rPr>
        </w:r>
        <w:r w:rsidRPr="005D00F3" w:rsidR="005D00F3">
          <w:rPr>
            <w:webHidden/>
            <w:sz w:val="20"/>
          </w:rPr>
          <w:fldChar w:fldCharType="separate"/>
        </w:r>
        <w:r w:rsidRPr="005D00F3" w:rsidR="005D00F3">
          <w:rPr>
            <w:webHidden/>
            <w:sz w:val="20"/>
          </w:rPr>
          <w:t>14</w:t>
        </w:r>
        <w:r w:rsidRPr="005D00F3" w:rsidR="005D00F3">
          <w:rPr>
            <w:webHidden/>
            <w:sz w:val="20"/>
          </w:rPr>
          <w:fldChar w:fldCharType="end"/>
        </w:r>
      </w:hyperlink>
    </w:p>
    <w:p w:rsidRPr="005D00F3" w:rsidR="005D00F3" w:rsidRDefault="005D00F3" w14:paraId="32305CCA" w14:textId="09ECFD20">
      <w:pPr>
        <w:pStyle w:val="TableofFigures"/>
        <w:rPr>
          <w:rFonts w:asciiTheme="minorHAnsi" w:hAnsiTheme="minorHAnsi" w:eastAsiaTheme="minorEastAsia" w:cstheme="minorBidi"/>
          <w:kern w:val="2"/>
          <w:sz w:val="20"/>
          <w:lang w:eastAsia="zh-TW" w:bidi="ar-SA"/>
          <w14:ligatures w14:val="standardContextual"/>
        </w:rPr>
      </w:pPr>
      <w:hyperlink w:history="1" w:anchor="_Toc235422040">
        <w:r w:rsidRPr="005D00F3">
          <w:rPr>
            <w:rStyle w:val="Hyperlink"/>
            <w:sz w:val="20"/>
          </w:rPr>
          <w:t xml:space="preserve">Table 2 - </w:t>
        </w:r>
        <w:r w:rsidRPr="005D00F3">
          <w:rPr>
            <w:rStyle w:val="Hyperlink"/>
            <w:rFonts w:eastAsia="Times New Roman"/>
            <w:sz w:val="20"/>
            <w:lang w:eastAsia="zh-TW"/>
          </w:rPr>
          <w:t>Query Catalogue Mapped to the Brief</w:t>
        </w:r>
        <w:r w:rsidRPr="005D00F3">
          <w:rPr>
            <w:webHidden/>
            <w:sz w:val="20"/>
          </w:rPr>
          <w:tab/>
        </w:r>
        <w:r w:rsidRPr="005D00F3">
          <w:rPr>
            <w:webHidden/>
            <w:sz w:val="20"/>
          </w:rPr>
          <w:fldChar w:fldCharType="begin"/>
        </w:r>
        <w:r w:rsidRPr="005D00F3">
          <w:rPr>
            <w:webHidden/>
            <w:sz w:val="20"/>
          </w:rPr>
          <w:instrText xml:space="preserve"> PAGEREF _Toc235422040 \h </w:instrText>
        </w:r>
        <w:r w:rsidRPr="005D00F3">
          <w:rPr>
            <w:webHidden/>
            <w:sz w:val="20"/>
          </w:rPr>
        </w:r>
        <w:r w:rsidRPr="005D00F3">
          <w:rPr>
            <w:webHidden/>
            <w:sz w:val="20"/>
          </w:rPr>
          <w:fldChar w:fldCharType="separate"/>
        </w:r>
        <w:r w:rsidRPr="005D00F3">
          <w:rPr>
            <w:webHidden/>
            <w:sz w:val="20"/>
          </w:rPr>
          <w:t>28</w:t>
        </w:r>
        <w:r w:rsidRPr="005D00F3">
          <w:rPr>
            <w:webHidden/>
            <w:sz w:val="20"/>
          </w:rPr>
          <w:fldChar w:fldCharType="end"/>
        </w:r>
      </w:hyperlink>
    </w:p>
    <w:p w:rsidRPr="002B6903" w:rsidR="00C673FA" w:rsidP="002B6903" w:rsidRDefault="002B6903" w14:paraId="60351A6E" w14:textId="046485C2">
      <w:pPr>
        <w:widowControl w:val="0"/>
        <w:spacing w:line="360" w:lineRule="auto"/>
        <w:jc w:val="both"/>
        <w:rPr>
          <w:rFonts w:ascii="Arial" w:hAnsi="Arial" w:cs="Arial"/>
          <w:sz w:val="24"/>
          <w:szCs w:val="24"/>
        </w:rPr>
      </w:pPr>
      <w:r w:rsidRPr="005D00F3">
        <w:rPr>
          <w:rFonts w:ascii="Arial" w:hAnsi="Arial" w:cs="Arial"/>
        </w:rPr>
        <w:fldChar w:fldCharType="end"/>
      </w:r>
    </w:p>
    <w:p w:rsidRPr="00514DA8" w:rsidR="00B27B9C" w:rsidP="00B27B9C" w:rsidRDefault="00B27B9C" w14:paraId="7043CFF7" w14:textId="77777777">
      <w:pPr>
        <w:pStyle w:val="StyleStyleAuthorNote9ptItalicBlueLeft"/>
      </w:pPr>
      <w:r w:rsidRPr="00514DA8">
        <w:br w:type="page"/>
      </w:r>
    </w:p>
    <w:p w:rsidRPr="00514DA8" w:rsidR="00B27B9C" w:rsidP="00B27B9C" w:rsidRDefault="00B27B9C" w14:paraId="748E270C" w14:textId="77777777">
      <w:pPr>
        <w:pStyle w:val="Subtitle"/>
        <w:rPr>
          <w:rFonts w:ascii="Arial" w:hAnsi="Arial" w:cs="Arial"/>
        </w:rPr>
      </w:pPr>
      <w:bookmarkStart w:name="_Toc283114602" w:id="1"/>
      <w:bookmarkStart w:name="_Toc235419783" w:id="2"/>
      <w:r w:rsidRPr="00514DA8">
        <w:rPr>
          <w:rFonts w:ascii="Arial" w:hAnsi="Arial" w:cs="Arial"/>
        </w:rPr>
        <w:t>LIST OF FIGURES</w:t>
      </w:r>
      <w:bookmarkEnd w:id="1"/>
      <w:bookmarkEnd w:id="2"/>
    </w:p>
    <w:p w:rsidRPr="00514DA8" w:rsidR="00B27B9C" w:rsidP="00B27B9C" w:rsidRDefault="00B27B9C" w14:paraId="0C7CDBFE" w14:textId="77777777">
      <w:pPr>
        <w:widowControl w:val="0"/>
        <w:jc w:val="both"/>
        <w:rPr>
          <w:rFonts w:ascii="Arial" w:hAnsi="Arial" w:cs="Arial"/>
          <w:sz w:val="24"/>
          <w:szCs w:val="24"/>
        </w:rPr>
      </w:pPr>
    </w:p>
    <w:p w:rsidRPr="00514DA8" w:rsidR="00B27B9C" w:rsidP="00B27B9C" w:rsidRDefault="00B27B9C" w14:paraId="2D1050A7" w14:textId="6AF7B29B">
      <w:pPr>
        <w:widowControl w:val="0"/>
        <w:tabs>
          <w:tab w:val="right" w:pos="8280"/>
        </w:tabs>
        <w:jc w:val="both"/>
        <w:rPr>
          <w:rFonts w:ascii="Arial" w:hAnsi="Arial" w:cs="Arial"/>
          <w:sz w:val="24"/>
          <w:szCs w:val="24"/>
        </w:rPr>
      </w:pPr>
      <w:r w:rsidRPr="00514DA8">
        <w:rPr>
          <w:rFonts w:ascii="Arial" w:hAnsi="Arial" w:cs="Arial"/>
          <w:sz w:val="24"/>
          <w:szCs w:val="24"/>
        </w:rPr>
        <w:tab/>
      </w:r>
      <w:r w:rsidRPr="00514DA8" w:rsidR="6B642265">
        <w:rPr>
          <w:rFonts w:ascii="Arial" w:hAnsi="Arial" w:cs="Arial"/>
          <w:sz w:val="24"/>
          <w:szCs w:val="24"/>
        </w:rPr>
        <w:t>P</w:t>
      </w:r>
      <w:r w:rsidRPr="15457DA2">
        <w:rPr>
          <w:rFonts w:ascii="Arial" w:hAnsi="Arial" w:cs="Arial"/>
          <w:sz w:val="24"/>
          <w:szCs w:val="24"/>
        </w:rPr>
        <w:t>age</w:t>
      </w:r>
    </w:p>
    <w:p w:rsidRPr="00514DA8" w:rsidR="00B27B9C" w:rsidP="00B27B9C" w:rsidRDefault="00B27B9C" w14:paraId="65F2E50A" w14:textId="77777777">
      <w:pPr>
        <w:widowControl w:val="0"/>
        <w:jc w:val="both"/>
        <w:rPr>
          <w:rFonts w:ascii="Arial" w:hAnsi="Arial" w:cs="Arial"/>
          <w:sz w:val="24"/>
          <w:szCs w:val="24"/>
        </w:rPr>
      </w:pPr>
    </w:p>
    <w:p w:rsidRPr="00A977B8" w:rsidR="00A977B8" w:rsidRDefault="00B27B9C" w14:paraId="173ACCAA" w14:textId="4A78CE13">
      <w:pPr>
        <w:pStyle w:val="TableofFigures"/>
        <w:rPr>
          <w:rFonts w:asciiTheme="minorHAnsi" w:hAnsiTheme="minorHAnsi" w:eastAsiaTheme="minorEastAsia" w:cstheme="minorBidi"/>
          <w:kern w:val="2"/>
          <w:sz w:val="20"/>
          <w:lang w:eastAsia="zh-TW" w:bidi="ar-SA"/>
          <w14:ligatures w14:val="standardContextual"/>
        </w:rPr>
      </w:pPr>
      <w:r w:rsidRPr="00514DA8">
        <w:rPr>
          <w:szCs w:val="24"/>
        </w:rPr>
        <w:fldChar w:fldCharType="begin"/>
      </w:r>
      <w:r w:rsidRPr="00514DA8">
        <w:rPr>
          <w:szCs w:val="24"/>
        </w:rPr>
        <w:instrText xml:space="preserve"> TOC \h \z \c "Figure" </w:instrText>
      </w:r>
      <w:r w:rsidRPr="00514DA8">
        <w:rPr>
          <w:szCs w:val="24"/>
        </w:rPr>
        <w:fldChar w:fldCharType="separate"/>
      </w:r>
      <w:hyperlink w:history="1" w:anchor="_Toc235420780">
        <w:r w:rsidRPr="00A977B8" w:rsidR="00A977B8">
          <w:rPr>
            <w:rStyle w:val="Hyperlink"/>
            <w:sz w:val="20"/>
          </w:rPr>
          <w:t xml:space="preserve">Figure 1. </w:t>
        </w:r>
        <w:r w:rsidRPr="00A977B8" w:rsidR="00A977B8">
          <w:rPr>
            <w:rStyle w:val="Hyperlink"/>
            <w:sz w:val="20"/>
            <w:lang w:eastAsia="zh-TW"/>
          </w:rPr>
          <w:t>Entity Relationship Diagram (ERD) of the University Record System</w:t>
        </w:r>
        <w:r w:rsidRPr="00A977B8" w:rsidR="00A977B8">
          <w:rPr>
            <w:webHidden/>
            <w:sz w:val="20"/>
          </w:rPr>
          <w:tab/>
        </w:r>
        <w:r w:rsidRPr="00A977B8" w:rsidR="00A977B8">
          <w:rPr>
            <w:webHidden/>
            <w:sz w:val="20"/>
          </w:rPr>
          <w:fldChar w:fldCharType="begin"/>
        </w:r>
        <w:r w:rsidRPr="00A977B8" w:rsidR="00A977B8">
          <w:rPr>
            <w:webHidden/>
            <w:sz w:val="20"/>
          </w:rPr>
          <w:instrText xml:space="preserve"> PAGEREF _Toc235420780 \h </w:instrText>
        </w:r>
        <w:r w:rsidRPr="00A977B8" w:rsidR="00A977B8">
          <w:rPr>
            <w:webHidden/>
            <w:sz w:val="20"/>
          </w:rPr>
        </w:r>
        <w:r w:rsidRPr="00A977B8" w:rsidR="00A977B8">
          <w:rPr>
            <w:webHidden/>
            <w:sz w:val="20"/>
          </w:rPr>
          <w:fldChar w:fldCharType="separate"/>
        </w:r>
        <w:r w:rsidR="005D00F3">
          <w:rPr>
            <w:webHidden/>
            <w:sz w:val="20"/>
          </w:rPr>
          <w:t>5</w:t>
        </w:r>
        <w:r w:rsidRPr="00A977B8" w:rsidR="00A977B8">
          <w:rPr>
            <w:webHidden/>
            <w:sz w:val="20"/>
          </w:rPr>
          <w:fldChar w:fldCharType="end"/>
        </w:r>
      </w:hyperlink>
    </w:p>
    <w:p w:rsidRPr="00A977B8" w:rsidR="00A977B8" w:rsidRDefault="00A977B8" w14:paraId="45CA432A" w14:textId="210A5DBF">
      <w:pPr>
        <w:pStyle w:val="TableofFigures"/>
        <w:rPr>
          <w:rFonts w:asciiTheme="minorHAnsi" w:hAnsiTheme="minorHAnsi" w:eastAsiaTheme="minorEastAsia" w:cstheme="minorBidi"/>
          <w:kern w:val="2"/>
          <w:sz w:val="20"/>
          <w:lang w:eastAsia="zh-TW" w:bidi="ar-SA"/>
          <w14:ligatures w14:val="standardContextual"/>
        </w:rPr>
      </w:pPr>
      <w:hyperlink w:history="1" w:anchor="_Toc235420781">
        <w:r w:rsidRPr="00A977B8">
          <w:rPr>
            <w:rStyle w:val="Hyperlink"/>
            <w:sz w:val="20"/>
          </w:rPr>
          <w:t>Figure 2.</w:t>
        </w:r>
        <w:r w:rsidRPr="00A977B8">
          <w:rPr>
            <w:rStyle w:val="Hyperlink"/>
            <w:sz w:val="20"/>
            <w:lang w:eastAsia="zh-TW"/>
          </w:rPr>
          <w:t xml:space="preserve"> Query Interface (UAT-01)</w:t>
        </w:r>
        <w:r w:rsidRPr="00A977B8">
          <w:rPr>
            <w:webHidden/>
            <w:sz w:val="20"/>
          </w:rPr>
          <w:tab/>
        </w:r>
        <w:r w:rsidRPr="00A977B8">
          <w:rPr>
            <w:webHidden/>
            <w:sz w:val="20"/>
          </w:rPr>
          <w:fldChar w:fldCharType="begin"/>
        </w:r>
        <w:r w:rsidRPr="00A977B8">
          <w:rPr>
            <w:webHidden/>
            <w:sz w:val="20"/>
          </w:rPr>
          <w:instrText xml:space="preserve"> PAGEREF _Toc235420781 \h </w:instrText>
        </w:r>
        <w:r w:rsidRPr="00A977B8">
          <w:rPr>
            <w:webHidden/>
            <w:sz w:val="20"/>
          </w:rPr>
        </w:r>
        <w:r w:rsidRPr="00A977B8">
          <w:rPr>
            <w:webHidden/>
            <w:sz w:val="20"/>
          </w:rPr>
          <w:fldChar w:fldCharType="separate"/>
        </w:r>
        <w:r w:rsidR="005D00F3">
          <w:rPr>
            <w:webHidden/>
            <w:sz w:val="20"/>
          </w:rPr>
          <w:t>15</w:t>
        </w:r>
        <w:r w:rsidRPr="00A977B8">
          <w:rPr>
            <w:webHidden/>
            <w:sz w:val="20"/>
          </w:rPr>
          <w:fldChar w:fldCharType="end"/>
        </w:r>
      </w:hyperlink>
    </w:p>
    <w:p w:rsidRPr="00A977B8" w:rsidR="00A977B8" w:rsidRDefault="00A977B8" w14:paraId="7B7F7EF1" w14:textId="19871829">
      <w:pPr>
        <w:pStyle w:val="TableofFigures"/>
        <w:rPr>
          <w:rFonts w:asciiTheme="minorHAnsi" w:hAnsiTheme="minorHAnsi" w:eastAsiaTheme="minorEastAsia" w:cstheme="minorBidi"/>
          <w:kern w:val="2"/>
          <w:sz w:val="20"/>
          <w:lang w:eastAsia="zh-TW" w:bidi="ar-SA"/>
          <w14:ligatures w14:val="standardContextual"/>
        </w:rPr>
      </w:pPr>
      <w:hyperlink w:history="1" w:anchor="_Toc235420782">
        <w:r w:rsidRPr="00A977B8">
          <w:rPr>
            <w:rStyle w:val="Hyperlink"/>
            <w:sz w:val="20"/>
          </w:rPr>
          <w:t>Figure 3.</w:t>
        </w:r>
        <w:r w:rsidRPr="00A977B8">
          <w:rPr>
            <w:rStyle w:val="Hyperlink"/>
            <w:sz w:val="20"/>
            <w:lang w:eastAsia="zh-TW"/>
          </w:rPr>
          <w:t xml:space="preserve"> Query Interface-2 (UAT-01)</w:t>
        </w:r>
        <w:r w:rsidRPr="00A977B8">
          <w:rPr>
            <w:webHidden/>
            <w:sz w:val="20"/>
          </w:rPr>
          <w:tab/>
        </w:r>
        <w:r w:rsidRPr="00A977B8">
          <w:rPr>
            <w:webHidden/>
            <w:sz w:val="20"/>
          </w:rPr>
          <w:fldChar w:fldCharType="begin"/>
        </w:r>
        <w:r w:rsidRPr="00A977B8">
          <w:rPr>
            <w:webHidden/>
            <w:sz w:val="20"/>
          </w:rPr>
          <w:instrText xml:space="preserve"> PAGEREF _Toc235420782 \h </w:instrText>
        </w:r>
        <w:r w:rsidRPr="00A977B8">
          <w:rPr>
            <w:webHidden/>
            <w:sz w:val="20"/>
          </w:rPr>
        </w:r>
        <w:r w:rsidRPr="00A977B8">
          <w:rPr>
            <w:webHidden/>
            <w:sz w:val="20"/>
          </w:rPr>
          <w:fldChar w:fldCharType="separate"/>
        </w:r>
        <w:r w:rsidR="005D00F3">
          <w:rPr>
            <w:webHidden/>
            <w:sz w:val="20"/>
          </w:rPr>
          <w:t>15</w:t>
        </w:r>
        <w:r w:rsidRPr="00A977B8">
          <w:rPr>
            <w:webHidden/>
            <w:sz w:val="20"/>
          </w:rPr>
          <w:fldChar w:fldCharType="end"/>
        </w:r>
      </w:hyperlink>
    </w:p>
    <w:p w:rsidRPr="00A977B8" w:rsidR="00A977B8" w:rsidRDefault="00A977B8" w14:paraId="6535D7D6" w14:textId="712E6BBE">
      <w:pPr>
        <w:pStyle w:val="TableofFigures"/>
        <w:rPr>
          <w:rFonts w:asciiTheme="minorHAnsi" w:hAnsiTheme="minorHAnsi" w:eastAsiaTheme="minorEastAsia" w:cstheme="minorBidi"/>
          <w:kern w:val="2"/>
          <w:sz w:val="20"/>
          <w:lang w:eastAsia="zh-TW" w:bidi="ar-SA"/>
          <w14:ligatures w14:val="standardContextual"/>
        </w:rPr>
      </w:pPr>
      <w:hyperlink w:history="1" w:anchor="_Toc235420783">
        <w:r w:rsidRPr="00A977B8">
          <w:rPr>
            <w:rStyle w:val="Hyperlink"/>
            <w:sz w:val="20"/>
          </w:rPr>
          <w:t xml:space="preserve">Figure 4. </w:t>
        </w:r>
        <w:r w:rsidRPr="00A977B8">
          <w:rPr>
            <w:rStyle w:val="Hyperlink"/>
            <w:sz w:val="20"/>
            <w:lang w:eastAsia="zh-TW"/>
          </w:rPr>
          <w:t>Student enrolled in a specific course, taught by a specific lecturer</w:t>
        </w:r>
        <w:r w:rsidRPr="00A977B8">
          <w:rPr>
            <w:webHidden/>
            <w:sz w:val="20"/>
          </w:rPr>
          <w:tab/>
        </w:r>
        <w:r w:rsidRPr="00A977B8">
          <w:rPr>
            <w:webHidden/>
            <w:sz w:val="20"/>
          </w:rPr>
          <w:fldChar w:fldCharType="begin"/>
        </w:r>
        <w:r w:rsidRPr="00A977B8">
          <w:rPr>
            <w:webHidden/>
            <w:sz w:val="20"/>
          </w:rPr>
          <w:instrText xml:space="preserve"> PAGEREF _Toc235420783 \h </w:instrText>
        </w:r>
        <w:r w:rsidRPr="00A977B8">
          <w:rPr>
            <w:webHidden/>
            <w:sz w:val="20"/>
          </w:rPr>
        </w:r>
        <w:r w:rsidRPr="00A977B8">
          <w:rPr>
            <w:webHidden/>
            <w:sz w:val="20"/>
          </w:rPr>
          <w:fldChar w:fldCharType="separate"/>
        </w:r>
        <w:r w:rsidR="005D00F3">
          <w:rPr>
            <w:webHidden/>
            <w:sz w:val="20"/>
          </w:rPr>
          <w:t>16</w:t>
        </w:r>
        <w:r w:rsidRPr="00A977B8">
          <w:rPr>
            <w:webHidden/>
            <w:sz w:val="20"/>
          </w:rPr>
          <w:fldChar w:fldCharType="end"/>
        </w:r>
      </w:hyperlink>
    </w:p>
    <w:p w:rsidRPr="00A977B8" w:rsidR="00A977B8" w:rsidRDefault="00A977B8" w14:paraId="5DA62959" w14:textId="1917749D">
      <w:pPr>
        <w:pStyle w:val="TableofFigures"/>
        <w:rPr>
          <w:rFonts w:asciiTheme="minorHAnsi" w:hAnsiTheme="minorHAnsi" w:eastAsiaTheme="minorEastAsia" w:cstheme="minorBidi"/>
          <w:kern w:val="2"/>
          <w:sz w:val="20"/>
          <w:lang w:eastAsia="zh-TW" w:bidi="ar-SA"/>
          <w14:ligatures w14:val="standardContextual"/>
        </w:rPr>
      </w:pPr>
      <w:hyperlink w:history="1" w:anchor="_Toc235420784">
        <w:r w:rsidRPr="00A977B8">
          <w:rPr>
            <w:rStyle w:val="Hyperlink"/>
            <w:sz w:val="20"/>
          </w:rPr>
          <w:t xml:space="preserve">Figure 5. </w:t>
        </w:r>
        <w:r w:rsidRPr="00A977B8">
          <w:rPr>
            <w:rStyle w:val="Hyperlink"/>
            <w:sz w:val="20"/>
            <w:lang w:eastAsia="zh-TW"/>
          </w:rPr>
          <w:t>Safe fails when part of the query information is missing</w:t>
        </w:r>
        <w:r w:rsidRPr="00A977B8">
          <w:rPr>
            <w:webHidden/>
            <w:sz w:val="20"/>
          </w:rPr>
          <w:tab/>
        </w:r>
        <w:r w:rsidRPr="00A977B8">
          <w:rPr>
            <w:webHidden/>
            <w:sz w:val="20"/>
          </w:rPr>
          <w:fldChar w:fldCharType="begin"/>
        </w:r>
        <w:r w:rsidRPr="00A977B8">
          <w:rPr>
            <w:webHidden/>
            <w:sz w:val="20"/>
          </w:rPr>
          <w:instrText xml:space="preserve"> PAGEREF _Toc235420784 \h </w:instrText>
        </w:r>
        <w:r w:rsidRPr="00A977B8">
          <w:rPr>
            <w:webHidden/>
            <w:sz w:val="20"/>
          </w:rPr>
        </w:r>
        <w:r w:rsidRPr="00A977B8">
          <w:rPr>
            <w:webHidden/>
            <w:sz w:val="20"/>
          </w:rPr>
          <w:fldChar w:fldCharType="separate"/>
        </w:r>
        <w:r w:rsidR="005D00F3">
          <w:rPr>
            <w:webHidden/>
            <w:sz w:val="20"/>
          </w:rPr>
          <w:t>16</w:t>
        </w:r>
        <w:r w:rsidRPr="00A977B8">
          <w:rPr>
            <w:webHidden/>
            <w:sz w:val="20"/>
          </w:rPr>
          <w:fldChar w:fldCharType="end"/>
        </w:r>
      </w:hyperlink>
    </w:p>
    <w:p w:rsidRPr="00A977B8" w:rsidR="00A977B8" w:rsidRDefault="00A977B8" w14:paraId="4A8D17CB" w14:textId="6807B85B">
      <w:pPr>
        <w:pStyle w:val="TableofFigures"/>
        <w:rPr>
          <w:rFonts w:asciiTheme="minorHAnsi" w:hAnsiTheme="minorHAnsi" w:eastAsiaTheme="minorEastAsia" w:cstheme="minorBidi"/>
          <w:kern w:val="2"/>
          <w:sz w:val="20"/>
          <w:lang w:eastAsia="zh-TW" w:bidi="ar-SA"/>
          <w14:ligatures w14:val="standardContextual"/>
        </w:rPr>
      </w:pPr>
      <w:hyperlink w:history="1" w:anchor="_Toc235420785">
        <w:r w:rsidRPr="00A977B8">
          <w:rPr>
            <w:rStyle w:val="Hyperlink"/>
            <w:sz w:val="20"/>
          </w:rPr>
          <w:t xml:space="preserve">Figure 6. </w:t>
        </w:r>
        <w:r w:rsidRPr="00A977B8">
          <w:rPr>
            <w:rStyle w:val="Hyperlink"/>
            <w:sz w:val="20"/>
            <w:lang w:eastAsia="zh-TW"/>
          </w:rPr>
          <w:t>Students with average results above 70%</w:t>
        </w:r>
        <w:r w:rsidRPr="00A977B8">
          <w:rPr>
            <w:webHidden/>
            <w:sz w:val="20"/>
          </w:rPr>
          <w:tab/>
        </w:r>
        <w:r w:rsidRPr="00A977B8">
          <w:rPr>
            <w:webHidden/>
            <w:sz w:val="20"/>
          </w:rPr>
          <w:fldChar w:fldCharType="begin"/>
        </w:r>
        <w:r w:rsidRPr="00A977B8">
          <w:rPr>
            <w:webHidden/>
            <w:sz w:val="20"/>
          </w:rPr>
          <w:instrText xml:space="preserve"> PAGEREF _Toc235420785 \h </w:instrText>
        </w:r>
        <w:r w:rsidRPr="00A977B8">
          <w:rPr>
            <w:webHidden/>
            <w:sz w:val="20"/>
          </w:rPr>
        </w:r>
        <w:r w:rsidRPr="00A977B8">
          <w:rPr>
            <w:webHidden/>
            <w:sz w:val="20"/>
          </w:rPr>
          <w:fldChar w:fldCharType="separate"/>
        </w:r>
        <w:r w:rsidR="005D00F3">
          <w:rPr>
            <w:webHidden/>
            <w:sz w:val="20"/>
          </w:rPr>
          <w:t>17</w:t>
        </w:r>
        <w:r w:rsidRPr="00A977B8">
          <w:rPr>
            <w:webHidden/>
            <w:sz w:val="20"/>
          </w:rPr>
          <w:fldChar w:fldCharType="end"/>
        </w:r>
      </w:hyperlink>
    </w:p>
    <w:p w:rsidRPr="00A977B8" w:rsidR="00A977B8" w:rsidRDefault="00A977B8" w14:paraId="21D6A622" w14:textId="0C799D95">
      <w:pPr>
        <w:pStyle w:val="TableofFigures"/>
        <w:rPr>
          <w:rFonts w:asciiTheme="minorHAnsi" w:hAnsiTheme="minorHAnsi" w:eastAsiaTheme="minorEastAsia" w:cstheme="minorBidi"/>
          <w:kern w:val="2"/>
          <w:sz w:val="20"/>
          <w:lang w:eastAsia="zh-TW" w:bidi="ar-SA"/>
          <w14:ligatures w14:val="standardContextual"/>
        </w:rPr>
      </w:pPr>
      <w:hyperlink w:history="1" w:anchor="_Toc235420786">
        <w:r w:rsidRPr="00A977B8">
          <w:rPr>
            <w:rStyle w:val="Hyperlink"/>
            <w:sz w:val="20"/>
          </w:rPr>
          <w:t xml:space="preserve">Figure 7. </w:t>
        </w:r>
        <w:r w:rsidRPr="00A977B8">
          <w:rPr>
            <w:rStyle w:val="Hyperlink"/>
            <w:sz w:val="20"/>
            <w:lang w:eastAsia="zh-TW"/>
          </w:rPr>
          <w:t>Students not registered for any course in 2026 semester S2</w:t>
        </w:r>
        <w:r w:rsidRPr="00A977B8">
          <w:rPr>
            <w:webHidden/>
            <w:sz w:val="20"/>
          </w:rPr>
          <w:tab/>
        </w:r>
        <w:r w:rsidRPr="00A977B8">
          <w:rPr>
            <w:webHidden/>
            <w:sz w:val="20"/>
          </w:rPr>
          <w:fldChar w:fldCharType="begin"/>
        </w:r>
        <w:r w:rsidRPr="00A977B8">
          <w:rPr>
            <w:webHidden/>
            <w:sz w:val="20"/>
          </w:rPr>
          <w:instrText xml:space="preserve"> PAGEREF _Toc235420786 \h </w:instrText>
        </w:r>
        <w:r w:rsidRPr="00A977B8">
          <w:rPr>
            <w:webHidden/>
            <w:sz w:val="20"/>
          </w:rPr>
        </w:r>
        <w:r w:rsidRPr="00A977B8">
          <w:rPr>
            <w:webHidden/>
            <w:sz w:val="20"/>
          </w:rPr>
          <w:fldChar w:fldCharType="separate"/>
        </w:r>
        <w:r w:rsidR="005D00F3">
          <w:rPr>
            <w:webHidden/>
            <w:sz w:val="20"/>
          </w:rPr>
          <w:t>18</w:t>
        </w:r>
        <w:r w:rsidRPr="00A977B8">
          <w:rPr>
            <w:webHidden/>
            <w:sz w:val="20"/>
          </w:rPr>
          <w:fldChar w:fldCharType="end"/>
        </w:r>
      </w:hyperlink>
    </w:p>
    <w:p w:rsidRPr="00A977B8" w:rsidR="00A977B8" w:rsidRDefault="00A977B8" w14:paraId="42B02298" w14:textId="613E7CA0">
      <w:pPr>
        <w:pStyle w:val="TableofFigures"/>
        <w:rPr>
          <w:rFonts w:asciiTheme="minorHAnsi" w:hAnsiTheme="minorHAnsi" w:eastAsiaTheme="minorEastAsia" w:cstheme="minorBidi"/>
          <w:kern w:val="2"/>
          <w:sz w:val="20"/>
          <w:lang w:eastAsia="zh-TW" w:bidi="ar-SA"/>
          <w14:ligatures w14:val="standardContextual"/>
        </w:rPr>
      </w:pPr>
      <w:hyperlink w:history="1" w:anchor="_Toc235420787">
        <w:r w:rsidRPr="00A977B8">
          <w:rPr>
            <w:rStyle w:val="Hyperlink"/>
            <w:sz w:val="20"/>
          </w:rPr>
          <w:t xml:space="preserve">Figure 8. </w:t>
        </w:r>
        <w:r w:rsidRPr="00A977B8">
          <w:rPr>
            <w:rStyle w:val="Hyperlink"/>
            <w:sz w:val="20"/>
            <w:lang w:eastAsia="zh-TW"/>
          </w:rPr>
          <w:t>Faculty advisor information for student with ID: 1007</w:t>
        </w:r>
        <w:r w:rsidRPr="00A977B8">
          <w:rPr>
            <w:webHidden/>
            <w:sz w:val="20"/>
          </w:rPr>
          <w:tab/>
        </w:r>
        <w:r w:rsidRPr="00A977B8">
          <w:rPr>
            <w:webHidden/>
            <w:sz w:val="20"/>
          </w:rPr>
          <w:fldChar w:fldCharType="begin"/>
        </w:r>
        <w:r w:rsidRPr="00A977B8">
          <w:rPr>
            <w:webHidden/>
            <w:sz w:val="20"/>
          </w:rPr>
          <w:instrText xml:space="preserve"> PAGEREF _Toc235420787 \h </w:instrText>
        </w:r>
        <w:r w:rsidRPr="00A977B8">
          <w:rPr>
            <w:webHidden/>
            <w:sz w:val="20"/>
          </w:rPr>
        </w:r>
        <w:r w:rsidRPr="00A977B8">
          <w:rPr>
            <w:webHidden/>
            <w:sz w:val="20"/>
          </w:rPr>
          <w:fldChar w:fldCharType="separate"/>
        </w:r>
        <w:r w:rsidR="005D00F3">
          <w:rPr>
            <w:webHidden/>
            <w:sz w:val="20"/>
          </w:rPr>
          <w:t>19</w:t>
        </w:r>
        <w:r w:rsidRPr="00A977B8">
          <w:rPr>
            <w:webHidden/>
            <w:sz w:val="20"/>
          </w:rPr>
          <w:fldChar w:fldCharType="end"/>
        </w:r>
      </w:hyperlink>
    </w:p>
    <w:p w:rsidRPr="00A977B8" w:rsidR="00A977B8" w:rsidRDefault="00A977B8" w14:paraId="7A2BFC8E" w14:textId="7185159C">
      <w:pPr>
        <w:pStyle w:val="TableofFigures"/>
        <w:rPr>
          <w:rFonts w:asciiTheme="minorHAnsi" w:hAnsiTheme="minorHAnsi" w:eastAsiaTheme="minorEastAsia" w:cstheme="minorBidi"/>
          <w:kern w:val="2"/>
          <w:sz w:val="20"/>
          <w:lang w:eastAsia="zh-TW" w:bidi="ar-SA"/>
          <w14:ligatures w14:val="standardContextual"/>
        </w:rPr>
      </w:pPr>
      <w:hyperlink w:history="1" w:anchor="_Toc235420788">
        <w:r w:rsidRPr="00A977B8">
          <w:rPr>
            <w:rStyle w:val="Hyperlink"/>
            <w:sz w:val="20"/>
          </w:rPr>
          <w:t xml:space="preserve">Figure 9. </w:t>
        </w:r>
        <w:r w:rsidRPr="00A977B8">
          <w:rPr>
            <w:rStyle w:val="Hyperlink"/>
            <w:sz w:val="20"/>
            <w:lang w:eastAsia="zh-TW"/>
          </w:rPr>
          <w:t>Lecturer search by expertise area</w:t>
        </w:r>
        <w:r w:rsidRPr="00A977B8">
          <w:rPr>
            <w:webHidden/>
            <w:sz w:val="20"/>
          </w:rPr>
          <w:tab/>
        </w:r>
        <w:r w:rsidRPr="00A977B8">
          <w:rPr>
            <w:webHidden/>
            <w:sz w:val="20"/>
          </w:rPr>
          <w:fldChar w:fldCharType="begin"/>
        </w:r>
        <w:r w:rsidRPr="00A977B8">
          <w:rPr>
            <w:webHidden/>
            <w:sz w:val="20"/>
          </w:rPr>
          <w:instrText xml:space="preserve"> PAGEREF _Toc235420788 \h </w:instrText>
        </w:r>
        <w:r w:rsidRPr="00A977B8">
          <w:rPr>
            <w:webHidden/>
            <w:sz w:val="20"/>
          </w:rPr>
        </w:r>
        <w:r w:rsidRPr="00A977B8">
          <w:rPr>
            <w:webHidden/>
            <w:sz w:val="20"/>
          </w:rPr>
          <w:fldChar w:fldCharType="separate"/>
        </w:r>
        <w:r w:rsidR="005D00F3">
          <w:rPr>
            <w:webHidden/>
            <w:sz w:val="20"/>
          </w:rPr>
          <w:t>20</w:t>
        </w:r>
        <w:r w:rsidRPr="00A977B8">
          <w:rPr>
            <w:webHidden/>
            <w:sz w:val="20"/>
          </w:rPr>
          <w:fldChar w:fldCharType="end"/>
        </w:r>
      </w:hyperlink>
    </w:p>
    <w:p w:rsidRPr="00A977B8" w:rsidR="00A977B8" w:rsidRDefault="00A977B8" w14:paraId="0484BD8A" w14:textId="6B2ADA1E">
      <w:pPr>
        <w:pStyle w:val="TableofFigures"/>
        <w:rPr>
          <w:rFonts w:asciiTheme="minorHAnsi" w:hAnsiTheme="minorHAnsi" w:eastAsiaTheme="minorEastAsia" w:cstheme="minorBidi"/>
          <w:kern w:val="2"/>
          <w:sz w:val="20"/>
          <w:lang w:eastAsia="zh-TW" w:bidi="ar-SA"/>
          <w14:ligatures w14:val="standardContextual"/>
        </w:rPr>
      </w:pPr>
      <w:hyperlink w:history="1" w:anchor="_Toc235420789">
        <w:r w:rsidRPr="00A977B8">
          <w:rPr>
            <w:rStyle w:val="Hyperlink"/>
            <w:sz w:val="20"/>
          </w:rPr>
          <w:t xml:space="preserve">Figure 10. </w:t>
        </w:r>
        <w:r w:rsidRPr="00A977B8">
          <w:rPr>
            <w:rStyle w:val="Hyperlink"/>
            <w:sz w:val="20"/>
            <w:lang w:eastAsia="zh-TW"/>
          </w:rPr>
          <w:t>Query builder interface</w:t>
        </w:r>
        <w:r w:rsidRPr="00A977B8">
          <w:rPr>
            <w:webHidden/>
            <w:sz w:val="20"/>
          </w:rPr>
          <w:tab/>
        </w:r>
        <w:r w:rsidRPr="00A977B8">
          <w:rPr>
            <w:webHidden/>
            <w:sz w:val="20"/>
          </w:rPr>
          <w:fldChar w:fldCharType="begin"/>
        </w:r>
        <w:r w:rsidRPr="00A977B8">
          <w:rPr>
            <w:webHidden/>
            <w:sz w:val="20"/>
          </w:rPr>
          <w:instrText xml:space="preserve"> PAGEREF _Toc235420789 \h </w:instrText>
        </w:r>
        <w:r w:rsidRPr="00A977B8">
          <w:rPr>
            <w:webHidden/>
            <w:sz w:val="20"/>
          </w:rPr>
        </w:r>
        <w:r w:rsidRPr="00A977B8">
          <w:rPr>
            <w:webHidden/>
            <w:sz w:val="20"/>
          </w:rPr>
          <w:fldChar w:fldCharType="separate"/>
        </w:r>
        <w:r w:rsidR="005D00F3">
          <w:rPr>
            <w:webHidden/>
            <w:sz w:val="20"/>
          </w:rPr>
          <w:t>21</w:t>
        </w:r>
        <w:r w:rsidRPr="00A977B8">
          <w:rPr>
            <w:webHidden/>
            <w:sz w:val="20"/>
          </w:rPr>
          <w:fldChar w:fldCharType="end"/>
        </w:r>
      </w:hyperlink>
    </w:p>
    <w:p w:rsidRPr="00A977B8" w:rsidR="00A977B8" w:rsidRDefault="00A977B8" w14:paraId="7368049D" w14:textId="72DAD26F">
      <w:pPr>
        <w:pStyle w:val="TableofFigures"/>
        <w:rPr>
          <w:rFonts w:asciiTheme="minorHAnsi" w:hAnsiTheme="minorHAnsi" w:eastAsiaTheme="minorEastAsia" w:cstheme="minorBidi"/>
          <w:kern w:val="2"/>
          <w:sz w:val="20"/>
          <w:lang w:eastAsia="zh-TW" w:bidi="ar-SA"/>
          <w14:ligatures w14:val="standardContextual"/>
        </w:rPr>
      </w:pPr>
      <w:hyperlink w:history="1" w:anchor="_Toc235420790">
        <w:r w:rsidRPr="00A977B8">
          <w:rPr>
            <w:rStyle w:val="Hyperlink"/>
            <w:sz w:val="20"/>
          </w:rPr>
          <w:t xml:space="preserve">Figure 11. </w:t>
        </w:r>
        <w:r w:rsidRPr="00A977B8">
          <w:rPr>
            <w:rStyle w:val="Hyperlink"/>
            <w:sz w:val="20"/>
            <w:lang w:eastAsia="zh-TW"/>
          </w:rPr>
          <w:t>Custom query example</w:t>
        </w:r>
        <w:r w:rsidRPr="00A977B8">
          <w:rPr>
            <w:webHidden/>
            <w:sz w:val="20"/>
          </w:rPr>
          <w:tab/>
        </w:r>
        <w:r w:rsidRPr="00A977B8">
          <w:rPr>
            <w:webHidden/>
            <w:sz w:val="20"/>
          </w:rPr>
          <w:fldChar w:fldCharType="begin"/>
        </w:r>
        <w:r w:rsidRPr="00A977B8">
          <w:rPr>
            <w:webHidden/>
            <w:sz w:val="20"/>
          </w:rPr>
          <w:instrText xml:space="preserve"> PAGEREF _Toc235420790 \h </w:instrText>
        </w:r>
        <w:r w:rsidRPr="00A977B8">
          <w:rPr>
            <w:webHidden/>
            <w:sz w:val="20"/>
          </w:rPr>
        </w:r>
        <w:r w:rsidRPr="00A977B8">
          <w:rPr>
            <w:webHidden/>
            <w:sz w:val="20"/>
          </w:rPr>
          <w:fldChar w:fldCharType="separate"/>
        </w:r>
        <w:r w:rsidR="005D00F3">
          <w:rPr>
            <w:webHidden/>
            <w:sz w:val="20"/>
          </w:rPr>
          <w:t>21</w:t>
        </w:r>
        <w:r w:rsidRPr="00A977B8">
          <w:rPr>
            <w:webHidden/>
            <w:sz w:val="20"/>
          </w:rPr>
          <w:fldChar w:fldCharType="end"/>
        </w:r>
      </w:hyperlink>
    </w:p>
    <w:p w:rsidRPr="00A977B8" w:rsidR="00A977B8" w:rsidRDefault="00A977B8" w14:paraId="7885DEB0" w14:textId="4211FCA7">
      <w:pPr>
        <w:pStyle w:val="TableofFigures"/>
        <w:rPr>
          <w:rFonts w:asciiTheme="minorHAnsi" w:hAnsiTheme="minorHAnsi" w:eastAsiaTheme="minorEastAsia" w:cstheme="minorBidi"/>
          <w:kern w:val="2"/>
          <w:sz w:val="20"/>
          <w:lang w:eastAsia="zh-TW" w:bidi="ar-SA"/>
          <w14:ligatures w14:val="standardContextual"/>
        </w:rPr>
      </w:pPr>
      <w:hyperlink w:history="1" w:anchor="_Toc235420791">
        <w:r w:rsidRPr="00A977B8">
          <w:rPr>
            <w:rStyle w:val="Hyperlink"/>
            <w:sz w:val="20"/>
          </w:rPr>
          <w:t xml:space="preserve">Figure 12. </w:t>
        </w:r>
        <w:r w:rsidRPr="00A977B8">
          <w:rPr>
            <w:rStyle w:val="Hyperlink"/>
            <w:sz w:val="20"/>
            <w:lang w:eastAsia="zh-TW"/>
          </w:rPr>
          <w:t>CLI – banner and numbered menu of nine queries</w:t>
        </w:r>
        <w:r w:rsidRPr="00A977B8">
          <w:rPr>
            <w:webHidden/>
            <w:sz w:val="20"/>
          </w:rPr>
          <w:tab/>
        </w:r>
        <w:r w:rsidRPr="00A977B8">
          <w:rPr>
            <w:webHidden/>
            <w:sz w:val="20"/>
          </w:rPr>
          <w:fldChar w:fldCharType="begin"/>
        </w:r>
        <w:r w:rsidRPr="00A977B8">
          <w:rPr>
            <w:webHidden/>
            <w:sz w:val="20"/>
          </w:rPr>
          <w:instrText xml:space="preserve"> PAGEREF _Toc235420791 \h </w:instrText>
        </w:r>
        <w:r w:rsidRPr="00A977B8">
          <w:rPr>
            <w:webHidden/>
            <w:sz w:val="20"/>
          </w:rPr>
        </w:r>
        <w:r w:rsidRPr="00A977B8">
          <w:rPr>
            <w:webHidden/>
            <w:sz w:val="20"/>
          </w:rPr>
          <w:fldChar w:fldCharType="separate"/>
        </w:r>
        <w:r w:rsidR="005D00F3">
          <w:rPr>
            <w:webHidden/>
            <w:sz w:val="20"/>
          </w:rPr>
          <w:t>22</w:t>
        </w:r>
        <w:r w:rsidRPr="00A977B8">
          <w:rPr>
            <w:webHidden/>
            <w:sz w:val="20"/>
          </w:rPr>
          <w:fldChar w:fldCharType="end"/>
        </w:r>
      </w:hyperlink>
    </w:p>
    <w:p w:rsidRPr="00A977B8" w:rsidR="00A977B8" w:rsidRDefault="00A977B8" w14:paraId="42BCF641" w14:textId="411436FF">
      <w:pPr>
        <w:pStyle w:val="TableofFigures"/>
        <w:rPr>
          <w:rFonts w:asciiTheme="minorHAnsi" w:hAnsiTheme="minorHAnsi" w:eastAsiaTheme="minorEastAsia" w:cstheme="minorBidi"/>
          <w:kern w:val="2"/>
          <w:sz w:val="20"/>
          <w:lang w:eastAsia="zh-TW" w:bidi="ar-SA"/>
          <w14:ligatures w14:val="standardContextual"/>
        </w:rPr>
      </w:pPr>
      <w:hyperlink w:history="1" w:anchor="_Toc235420792">
        <w:r w:rsidRPr="00A977B8">
          <w:rPr>
            <w:rStyle w:val="Hyperlink"/>
            <w:sz w:val="20"/>
          </w:rPr>
          <w:t xml:space="preserve">Figure 13. </w:t>
        </w:r>
        <w:r w:rsidRPr="00A977B8">
          <w:rPr>
            <w:rStyle w:val="Hyperlink"/>
            <w:sz w:val="20"/>
            <w:lang w:eastAsia="zh-TW"/>
          </w:rPr>
          <w:t>CLI – Query 6: advisor contact query (parity with Figure 8)</w:t>
        </w:r>
        <w:r w:rsidRPr="00A977B8">
          <w:rPr>
            <w:webHidden/>
            <w:sz w:val="20"/>
          </w:rPr>
          <w:tab/>
        </w:r>
        <w:r w:rsidRPr="00A977B8">
          <w:rPr>
            <w:webHidden/>
            <w:sz w:val="20"/>
          </w:rPr>
          <w:fldChar w:fldCharType="begin"/>
        </w:r>
        <w:r w:rsidRPr="00A977B8">
          <w:rPr>
            <w:webHidden/>
            <w:sz w:val="20"/>
          </w:rPr>
          <w:instrText xml:space="preserve"> PAGEREF _Toc235420792 \h </w:instrText>
        </w:r>
        <w:r w:rsidRPr="00A977B8">
          <w:rPr>
            <w:webHidden/>
            <w:sz w:val="20"/>
          </w:rPr>
        </w:r>
        <w:r w:rsidRPr="00A977B8">
          <w:rPr>
            <w:webHidden/>
            <w:sz w:val="20"/>
          </w:rPr>
          <w:fldChar w:fldCharType="separate"/>
        </w:r>
        <w:r w:rsidR="005D00F3">
          <w:rPr>
            <w:webHidden/>
            <w:sz w:val="20"/>
          </w:rPr>
          <w:t>22</w:t>
        </w:r>
        <w:r w:rsidRPr="00A977B8">
          <w:rPr>
            <w:webHidden/>
            <w:sz w:val="20"/>
          </w:rPr>
          <w:fldChar w:fldCharType="end"/>
        </w:r>
      </w:hyperlink>
    </w:p>
    <w:p w:rsidRPr="00A977B8" w:rsidR="00A977B8" w:rsidRDefault="00A977B8" w14:paraId="6640003D" w14:textId="5E0AC409">
      <w:pPr>
        <w:pStyle w:val="TableofFigures"/>
        <w:rPr>
          <w:rFonts w:asciiTheme="minorHAnsi" w:hAnsiTheme="minorHAnsi" w:eastAsiaTheme="minorEastAsia" w:cstheme="minorBidi"/>
          <w:kern w:val="2"/>
          <w:sz w:val="20"/>
          <w:lang w:eastAsia="zh-TW" w:bidi="ar-SA"/>
          <w14:ligatures w14:val="standardContextual"/>
        </w:rPr>
      </w:pPr>
      <w:hyperlink w:history="1" w:anchor="_Toc235420793">
        <w:r w:rsidRPr="00A977B8">
          <w:rPr>
            <w:rStyle w:val="Hyperlink"/>
            <w:sz w:val="20"/>
          </w:rPr>
          <w:t xml:space="preserve">Figure 14. </w:t>
        </w:r>
        <w:r w:rsidRPr="00A977B8">
          <w:rPr>
            <w:rStyle w:val="Hyperlink"/>
            <w:sz w:val="20"/>
            <w:lang w:eastAsia="zh-TW"/>
          </w:rPr>
          <w:t>CLI – ‘?’ listing of enumerable parameter values (mirror of GUI dropdowns)</w:t>
        </w:r>
        <w:r w:rsidRPr="00A977B8">
          <w:rPr>
            <w:webHidden/>
            <w:sz w:val="20"/>
          </w:rPr>
          <w:tab/>
        </w:r>
        <w:r w:rsidRPr="00A977B8">
          <w:rPr>
            <w:webHidden/>
            <w:sz w:val="20"/>
          </w:rPr>
          <w:fldChar w:fldCharType="begin"/>
        </w:r>
        <w:r w:rsidRPr="00A977B8">
          <w:rPr>
            <w:webHidden/>
            <w:sz w:val="20"/>
          </w:rPr>
          <w:instrText xml:space="preserve"> PAGEREF _Toc235420793 \h </w:instrText>
        </w:r>
        <w:r w:rsidRPr="00A977B8">
          <w:rPr>
            <w:webHidden/>
            <w:sz w:val="20"/>
          </w:rPr>
        </w:r>
        <w:r w:rsidRPr="00A977B8">
          <w:rPr>
            <w:webHidden/>
            <w:sz w:val="20"/>
          </w:rPr>
          <w:fldChar w:fldCharType="separate"/>
        </w:r>
        <w:r w:rsidR="005D00F3">
          <w:rPr>
            <w:webHidden/>
            <w:sz w:val="20"/>
          </w:rPr>
          <w:t>23</w:t>
        </w:r>
        <w:r w:rsidRPr="00A977B8">
          <w:rPr>
            <w:webHidden/>
            <w:sz w:val="20"/>
          </w:rPr>
          <w:fldChar w:fldCharType="end"/>
        </w:r>
      </w:hyperlink>
    </w:p>
    <w:p w:rsidRPr="00514DA8" w:rsidR="00B27B9C" w:rsidP="00797A8B" w:rsidRDefault="00B27B9C" w14:paraId="7A5B8F1D" w14:textId="40562231">
      <w:pPr>
        <w:widowControl w:val="0"/>
        <w:spacing w:line="360" w:lineRule="auto"/>
        <w:jc w:val="both"/>
        <w:rPr>
          <w:rFonts w:ascii="Arial" w:hAnsi="Arial" w:cs="Arial"/>
          <w:sz w:val="24"/>
          <w:szCs w:val="24"/>
        </w:rPr>
      </w:pPr>
      <w:r w:rsidRPr="00514DA8">
        <w:rPr>
          <w:rFonts w:ascii="Arial" w:hAnsi="Arial" w:cs="Arial"/>
          <w:sz w:val="24"/>
          <w:szCs w:val="24"/>
        </w:rPr>
        <w:fldChar w:fldCharType="end"/>
      </w:r>
    </w:p>
    <w:p w:rsidRPr="00514DA8" w:rsidR="00B27B9C" w:rsidP="00B27B9C" w:rsidRDefault="00B27B9C" w14:paraId="258E3F60" w14:textId="77777777">
      <w:pPr>
        <w:pStyle w:val="StyleStyleAuthorNote9ptItalicBlueLeft"/>
      </w:pPr>
    </w:p>
    <w:p w:rsidRPr="00514DA8" w:rsidR="00C673FA" w:rsidP="00037DF0" w:rsidRDefault="00BF42E6" w14:paraId="5D2218D2" w14:textId="77777777">
      <w:pPr>
        <w:rPr>
          <w:rFonts w:ascii="Arial" w:hAnsi="Arial" w:cs="Arial"/>
        </w:rPr>
      </w:pPr>
      <w:r w:rsidRPr="00514DA8">
        <w:rPr>
          <w:rFonts w:ascii="Arial" w:hAnsi="Arial" w:cs="Arial"/>
        </w:rPr>
        <w:br w:type="page"/>
      </w:r>
    </w:p>
    <w:p w:rsidR="00037DF0" w:rsidP="00037DF0" w:rsidRDefault="00C673FA" w14:paraId="001F0D0E" w14:textId="77777777">
      <w:pPr>
        <w:pStyle w:val="Heading1"/>
        <w:ind w:left="0"/>
        <w:rPr>
          <w:rFonts w:ascii="Arial" w:hAnsi="Arial" w:cs="Arial"/>
        </w:rPr>
      </w:pPr>
      <w:bookmarkStart w:name="_Toc93314757" w:id="3"/>
      <w:bookmarkStart w:name="_Ref111220507" w:id="4"/>
      <w:bookmarkStart w:name="_Toc235419784" w:id="5"/>
      <w:r w:rsidRPr="00514DA8">
        <w:rPr>
          <w:rFonts w:ascii="Arial" w:hAnsi="Arial" w:cs="Arial"/>
        </w:rPr>
        <w:t>Introduction</w:t>
      </w:r>
      <w:bookmarkEnd w:id="3"/>
      <w:bookmarkEnd w:id="4"/>
      <w:bookmarkEnd w:id="5"/>
    </w:p>
    <w:p w:rsidR="00352EA3" w:rsidP="00352EA3" w:rsidRDefault="00352EA3" w14:paraId="4244809E" w14:textId="4F0DB944">
      <w:pPr>
        <w:pStyle w:val="BodyText"/>
        <w:rPr>
          <w:rFonts w:cs="Arial"/>
          <w:lang w:eastAsia="zh-TW"/>
        </w:rPr>
      </w:pPr>
      <w:r w:rsidRPr="6D63EDE5">
        <w:rPr>
          <w:rFonts w:cs="Arial"/>
          <w:lang w:eastAsia="zh-TW"/>
        </w:rPr>
        <w:t xml:space="preserve">Our task was to design and build a small university record management system: a database of students, lecturers, non-academic staff, courses, departments, </w:t>
      </w:r>
      <w:proofErr w:type="spellStart"/>
      <w:r w:rsidRPr="6D63EDE5">
        <w:rPr>
          <w:rFonts w:cs="Arial"/>
          <w:lang w:eastAsia="zh-TW"/>
        </w:rPr>
        <w:t>programmes</w:t>
      </w:r>
      <w:proofErr w:type="spellEnd"/>
      <w:r w:rsidRPr="6D63EDE5">
        <w:rPr>
          <w:rFonts w:cs="Arial"/>
          <w:lang w:eastAsia="zh-TW"/>
        </w:rPr>
        <w:t xml:space="preserve"> and research projects, with a way for users to query it. This report describes the system we built: a </w:t>
      </w:r>
      <w:proofErr w:type="spellStart"/>
      <w:r w:rsidRPr="6D63EDE5">
        <w:rPr>
          <w:rFonts w:cs="Arial"/>
          <w:lang w:eastAsia="zh-TW"/>
        </w:rPr>
        <w:t>normalised</w:t>
      </w:r>
      <w:proofErr w:type="spellEnd"/>
      <w:r w:rsidRPr="6D63EDE5">
        <w:rPr>
          <w:rFonts w:cs="Arial"/>
          <w:lang w:eastAsia="zh-TW"/>
        </w:rPr>
        <w:t xml:space="preserve"> relational schema of 20 tables with two Python interfaces (a </w:t>
      </w:r>
      <w:proofErr w:type="spellStart"/>
      <w:r w:rsidRPr="6D63EDE5">
        <w:rPr>
          <w:rFonts w:cs="Arial"/>
          <w:lang w:eastAsia="zh-TW"/>
        </w:rPr>
        <w:t>Tkinter</w:t>
      </w:r>
      <w:proofErr w:type="spellEnd"/>
      <w:r w:rsidRPr="6D63EDE5">
        <w:rPr>
          <w:rFonts w:cs="Arial"/>
          <w:lang w:eastAsia="zh-TW"/>
        </w:rPr>
        <w:t xml:space="preserve"> GUI and a command-line </w:t>
      </w:r>
      <w:r w:rsidRPr="240C85B5" w:rsidR="284F396B">
        <w:rPr>
          <w:rFonts w:cs="Arial"/>
          <w:lang w:eastAsia="zh-TW"/>
        </w:rPr>
        <w:t>interface</w:t>
      </w:r>
      <w:r w:rsidRPr="6D63EDE5">
        <w:rPr>
          <w:rFonts w:cs="Arial"/>
          <w:lang w:eastAsia="zh-TW"/>
        </w:rPr>
        <w:t xml:space="preserve">) that execute nine </w:t>
      </w:r>
      <w:proofErr w:type="spellStart"/>
      <w:r w:rsidRPr="6D63EDE5">
        <w:rPr>
          <w:rFonts w:cs="Arial"/>
          <w:lang w:eastAsia="zh-TW"/>
        </w:rPr>
        <w:t>parameterised</w:t>
      </w:r>
      <w:proofErr w:type="spellEnd"/>
      <w:r w:rsidRPr="6D63EDE5">
        <w:rPr>
          <w:rFonts w:cs="Arial"/>
          <w:lang w:eastAsia="zh-TW"/>
        </w:rPr>
        <w:t xml:space="preserve"> SQL queries, and the reasoning behind the design choices we made.</w:t>
      </w:r>
    </w:p>
    <w:p w:rsidRPr="00352EA3" w:rsidR="00352EA3" w:rsidP="00352EA3" w:rsidRDefault="00352EA3" w14:paraId="5906FF85" w14:textId="77777777">
      <w:pPr>
        <w:pStyle w:val="BodyText"/>
        <w:rPr>
          <w:rFonts w:cs="Arial"/>
          <w:lang w:eastAsia="zh-TW"/>
        </w:rPr>
      </w:pPr>
      <w:r>
        <w:rPr>
          <w:rFonts w:hint="eastAsia" w:cs="Arial"/>
          <w:lang w:eastAsia="zh-TW"/>
        </w:rPr>
        <w:t xml:space="preserve">We have focused the report on the decisions that shaped the system: what we chose, what we rejected, and the costs we accepted. </w:t>
      </w:r>
      <w:r>
        <w:rPr>
          <w:rFonts w:cs="Arial"/>
          <w:lang w:eastAsia="zh-TW"/>
        </w:rPr>
        <w:t>The longer supporting material is in five appendices</w:t>
      </w:r>
      <w:r w:rsidR="006F3F0B">
        <w:rPr>
          <w:rFonts w:cs="Arial"/>
          <w:lang w:eastAsia="zh-TW"/>
        </w:rPr>
        <w:t>:</w:t>
      </w:r>
      <w:r>
        <w:rPr>
          <w:rFonts w:cs="Arial"/>
          <w:lang w:eastAsia="zh-TW"/>
        </w:rPr>
        <w:t xml:space="preserve"> </w:t>
      </w:r>
      <w:r w:rsidR="006F3F0B">
        <w:rPr>
          <w:rFonts w:hint="eastAsia" w:cs="Arial"/>
          <w:lang w:eastAsia="zh-TW"/>
        </w:rPr>
        <w:t xml:space="preserve">UAT evidence (A), extended critical reflection (B), the query catalogue (C), the schema reference (D), and deployment notes (E), </w:t>
      </w:r>
      <w:r>
        <w:rPr>
          <w:rFonts w:cs="Arial"/>
          <w:lang w:eastAsia="zh-TW"/>
        </w:rPr>
        <w:t>each referenced in</w:t>
      </w:r>
      <w:r>
        <w:rPr>
          <w:rFonts w:hint="eastAsia" w:cs="Arial"/>
          <w:lang w:eastAsia="zh-TW"/>
        </w:rPr>
        <w:t xml:space="preserve"> the relevant chapter.</w:t>
      </w:r>
    </w:p>
    <w:p w:rsidRPr="00514DA8" w:rsidR="00C673FA" w:rsidP="002735A5" w:rsidRDefault="00A740BE" w14:paraId="7C857C89" w14:textId="77777777">
      <w:pPr>
        <w:rPr>
          <w:rFonts w:ascii="Arial" w:hAnsi="Arial" w:cs="Arial"/>
        </w:rPr>
      </w:pPr>
      <w:r w:rsidRPr="00514DA8">
        <w:rPr>
          <w:rFonts w:ascii="Arial" w:hAnsi="Arial" w:cs="Arial"/>
        </w:rPr>
        <w:br w:type="page"/>
      </w:r>
    </w:p>
    <w:p w:rsidRPr="006F3F0B" w:rsidR="0079641F" w:rsidP="006F3F0B" w:rsidRDefault="006F3F0B" w14:paraId="28079134" w14:textId="77777777">
      <w:pPr>
        <w:pStyle w:val="Heading1"/>
        <w:ind w:left="0" w:right="431"/>
        <w:rPr>
          <w:rFonts w:ascii="Arial" w:hAnsi="Arial" w:cs="Arial"/>
        </w:rPr>
      </w:pPr>
      <w:bookmarkStart w:name="_Toc235419785" w:id="6"/>
      <w:r>
        <w:rPr>
          <w:rFonts w:hint="eastAsia" w:ascii="Arial" w:hAnsi="Arial" w:cs="Arial"/>
          <w:lang w:eastAsia="zh-TW"/>
        </w:rPr>
        <w:t>Database Design and Rationale</w:t>
      </w:r>
      <w:bookmarkEnd w:id="6"/>
    </w:p>
    <w:p w:rsidR="0079641F" w:rsidP="00344D7C" w:rsidRDefault="006F3F0B" w14:paraId="455A2E10" w14:textId="65BAB6CA">
      <w:pPr>
        <w:pStyle w:val="BodyText"/>
        <w:jc w:val="left"/>
        <w:rPr>
          <w:rStyle w:val="eop"/>
          <w:color w:val="000000"/>
          <w:shd w:val="clear" w:color="auto" w:fill="FFFFFF"/>
        </w:rPr>
      </w:pPr>
      <w:r w:rsidR="167ABA48">
        <w:rPr>
          <w:rFonts w:cs="Arial"/>
          <w:lang w:eastAsia="zh-TW"/>
        </w:rPr>
        <w:t xml:space="preserve">Our database is a </w:t>
      </w:r>
      <w:r w:rsidR="167ABA48">
        <w:rPr>
          <w:rFonts w:cs="Arial"/>
          <w:lang w:eastAsia="zh-TW"/>
        </w:rPr>
        <w:t>normalised</w:t>
      </w:r>
      <w:r w:rsidR="167ABA48">
        <w:rPr>
          <w:rFonts w:cs="Arial"/>
          <w:lang w:eastAsia="zh-TW"/>
        </w:rPr>
        <w:t xml:space="preserve"> relational schema of 20 tables</w:t>
      </w:r>
      <w:r w:rsidR="167ABA48">
        <w:rPr>
          <w:rFonts w:cs="Arial"/>
          <w:lang w:eastAsia="zh-TW"/>
        </w:rPr>
        <w:t>, authored in MySQL Workbench (</w:t>
      </w:r>
      <w:r w:rsidR="167ABA48">
        <w:rPr>
          <w:rFonts w:cs="Arial"/>
          <w:lang w:eastAsia="zh-TW"/>
        </w:rPr>
        <w:t>schema.sql</w:t>
      </w:r>
      <w:r w:rsidR="167ABA48">
        <w:rPr>
          <w:rFonts w:cs="Arial"/>
          <w:lang w:eastAsia="zh-TW"/>
        </w:rPr>
        <w:t>), and mirrored for the demo backend</w:t>
      </w:r>
      <w:r w:rsidR="167ABA48">
        <w:rPr>
          <w:rFonts w:cs="Arial"/>
          <w:lang w:eastAsia="zh-TW"/>
        </w:rPr>
        <w:t xml:space="preserve"> (</w:t>
      </w:r>
      <w:r w:rsidR="167ABA48">
        <w:rPr>
          <w:rFonts w:cs="Arial"/>
          <w:lang w:eastAsia="zh-TW"/>
        </w:rPr>
        <w:t>schema_sqlite.sql</w:t>
      </w:r>
      <w:r w:rsidR="167ABA48">
        <w:rPr>
          <w:rFonts w:cs="Arial"/>
          <w:lang w:eastAsia="zh-TW"/>
        </w:rPr>
        <w:t>). It follows the relational mod</w:t>
      </w:r>
      <w:r w:rsidR="2768AC6B">
        <w:rPr>
          <w:rFonts w:cs="Arial"/>
          <w:lang w:eastAsia="zh-TW"/>
        </w:rPr>
        <w:t>el</w:t>
      </w:r>
      <w:r w:rsidR="167ABA48">
        <w:rPr>
          <w:rFonts w:cs="Arial"/>
          <w:lang w:eastAsia="zh-TW"/>
        </w:rPr>
        <w:t xml:space="preserve"> of Codd (1970), whose motivation: protecting users from disruptive changes in data representation, </w:t>
      </w:r>
      <w:r w:rsidRPr="1A6CBC4E" w:rsidR="167ABA48">
        <w:rPr>
          <w:rFonts w:cs="Arial"/>
          <w:lang w:eastAsia="zh-TW"/>
        </w:rPr>
        <w:t>remains</w:t>
      </w:r>
      <w:r w:rsidRPr="1A6CBC4E" w:rsidR="167ABA48">
        <w:rPr>
          <w:rFonts w:cs="Arial"/>
          <w:lang w:eastAsia="zh-TW"/>
        </w:rPr>
        <w:t xml:space="preserve"> the core justification for the choices below. Any attribute that logically holds more than one value per entity</w:t>
      </w:r>
      <w:r w:rsidR="69638A09">
        <w:rPr>
          <w:rFonts w:cs="Arial"/>
          <w:lang w:eastAsia="zh-TW"/>
        </w:rPr>
        <w:t xml:space="preserve"> </w:t>
      </w:r>
      <w:r w:rsidR="69638A09">
        <w:rPr>
          <w:rFonts w:cs="Arial"/>
          <w:lang w:eastAsia="zh-TW"/>
        </w:rPr>
        <w:t>–</w:t>
      </w:r>
      <w:r w:rsidR="69638A09">
        <w:rPr>
          <w:rFonts w:cs="Arial"/>
          <w:lang w:eastAsia="zh-TW"/>
        </w:rPr>
        <w:t xml:space="preserve"> </w:t>
      </w:r>
      <w:r w:rsidRPr="1A6CBC4E" w:rsidR="69638A09">
        <w:rPr>
          <w:rFonts w:cs="Arial"/>
          <w:lang w:eastAsia="zh-TW"/>
        </w:rPr>
        <w:t xml:space="preserve">qualifications, </w:t>
      </w:r>
      <w:r w:rsidRPr="1A6CBC4E" w:rsidR="69638A09">
        <w:rPr>
          <w:rFonts w:cs="Arial"/>
          <w:lang w:eastAsia="zh-TW"/>
        </w:rPr>
        <w:t>expertise</w:t>
      </w:r>
      <w:r w:rsidRPr="1A6CBC4E" w:rsidR="69638A09">
        <w:rPr>
          <w:rFonts w:cs="Arial"/>
          <w:lang w:eastAsia="zh-TW"/>
        </w:rPr>
        <w:t xml:space="preserve">, publications, committees, research areas, prerequisites, materials, </w:t>
      </w:r>
      <w:r w:rsidRPr="1A6CBC4E" w:rsidR="69638A09">
        <w:rPr>
          <w:rFonts w:cs="Arial"/>
          <w:lang w:eastAsia="zh-TW"/>
        </w:rPr>
        <w:t>organi</w:t>
      </w:r>
      <w:r w:rsidRPr="1A6CBC4E" w:rsidR="69638A09">
        <w:rPr>
          <w:rFonts w:cs="Arial"/>
          <w:lang w:eastAsia="zh-TW"/>
        </w:rPr>
        <w:t>s</w:t>
      </w:r>
      <w:r w:rsidRPr="1A6CBC4E" w:rsidR="69638A09">
        <w:rPr>
          <w:rFonts w:cs="Arial"/>
          <w:lang w:eastAsia="zh-TW"/>
        </w:rPr>
        <w:t>ation</w:t>
      </w:r>
      <w:r w:rsidRPr="1A6CBC4E" w:rsidR="69638A09">
        <w:rPr>
          <w:rFonts w:cs="Arial"/>
          <w:lang w:eastAsia="zh-TW"/>
        </w:rPr>
        <w:t xml:space="preserve"> </w:t>
      </w:r>
      <w:r w:rsidRPr="1A6CBC4E" w:rsidR="69638A09">
        <w:rPr>
          <w:rFonts w:cs="Arial"/>
          <w:lang w:eastAsia="zh-TW"/>
        </w:rPr>
        <w:t>memberships</w:t>
      </w:r>
      <w:r w:rsidRPr="1A6CBC4E" w:rsidR="69638A09">
        <w:rPr>
          <w:rFonts w:cs="Arial"/>
          <w:lang w:eastAsia="zh-TW"/>
        </w:rPr>
        <w:t xml:space="preserve"> and project team members </w:t>
      </w:r>
      <w:r w:rsidRPr="1A6CBC4E" w:rsidR="69638A09">
        <w:rPr>
          <w:rFonts w:cs="Arial"/>
          <w:lang w:eastAsia="zh-TW"/>
        </w:rPr>
        <w:t>–</w:t>
      </w:r>
      <w:r w:rsidRPr="1A6CBC4E" w:rsidR="69638A09">
        <w:rPr>
          <w:rFonts w:cs="Arial"/>
          <w:lang w:eastAsia="zh-TW"/>
        </w:rPr>
        <w:t xml:space="preserve"> we modelled as its own related table rather than as a repeating field. This keeps the </w:t>
      </w:r>
      <w:r w:rsidRPr="1A6CBC4E" w:rsidR="69638A09">
        <w:rPr>
          <w:rFonts w:cs="Arial"/>
          <w:lang w:eastAsia="zh-TW"/>
        </w:rPr>
        <w:t>schema</w:t>
      </w:r>
      <w:r w:rsidRPr="1A6CBC4E" w:rsidR="69638A09">
        <w:rPr>
          <w:rFonts w:cs="Arial"/>
          <w:lang w:eastAsia="zh-TW"/>
        </w:rPr>
        <w:t xml:space="preserve"> in first normal form and makes those relationships directly </w:t>
      </w:r>
      <w:r w:rsidRPr="1A6CBC4E" w:rsidR="69638A09">
        <w:rPr>
          <w:rFonts w:cs="Arial"/>
          <w:lang w:eastAsia="zh-TW"/>
        </w:rPr>
        <w:t>queryable</w:t>
      </w:r>
      <w:r w:rsidRPr="1A6CBC4E" w:rsidR="69638A09">
        <w:rPr>
          <w:rFonts w:cs="Arial"/>
          <w:lang w:eastAsia="zh-TW"/>
        </w:rPr>
        <w:t>: averaging a student</w:t>
      </w:r>
      <w:r w:rsidRPr="1A6CBC4E" w:rsidR="69638A09">
        <w:rPr>
          <w:rFonts w:cs="Arial"/>
          <w:lang w:eastAsia="zh-TW"/>
        </w:rPr>
        <w:t>’</w:t>
      </w:r>
      <w:r w:rsidRPr="1A6CBC4E" w:rsidR="69638A09">
        <w:rPr>
          <w:rFonts w:cs="Arial"/>
          <w:lang w:eastAsia="zh-TW"/>
        </w:rPr>
        <w:t>s grades, counting a lecturer</w:t>
      </w:r>
      <w:r w:rsidRPr="1A6CBC4E" w:rsidR="69638A09">
        <w:rPr>
          <w:rFonts w:cs="Arial"/>
          <w:lang w:eastAsia="zh-TW"/>
        </w:rPr>
        <w:t>’</w:t>
      </w:r>
      <w:r w:rsidRPr="1A6CBC4E" w:rsidR="69638A09">
        <w:rPr>
          <w:rFonts w:cs="Arial"/>
          <w:lang w:eastAsia="zh-TW"/>
        </w:rPr>
        <w:t xml:space="preserve">s publications </w:t>
      </w:r>
      <w:r w:rsidRPr="1A6CBC4E" w:rsidR="69638A09">
        <w:rPr>
          <w:rFonts w:cs="Arial"/>
          <w:lang w:eastAsia="zh-TW"/>
        </w:rPr>
        <w:t>in a given year</w:t>
      </w:r>
      <w:r w:rsidRPr="1A6CBC4E" w:rsidR="69638A09">
        <w:rPr>
          <w:rFonts w:cs="Arial"/>
          <w:lang w:eastAsia="zh-TW"/>
        </w:rPr>
        <w:t xml:space="preserve">, or listing every course whose prerequisites include Introduction to Programming </w:t>
      </w:r>
      <w:r w:rsidRPr="1A6CBC4E" w:rsidR="2FD2CEEC">
        <w:rPr>
          <w:rFonts w:cs="Arial"/>
          <w:lang w:eastAsia="zh-TW"/>
        </w:rPr>
        <w:t>can all be expressed as</w:t>
      </w:r>
      <w:r w:rsidRPr="1A6CBC4E" w:rsidR="6AE3ADA0">
        <w:rPr>
          <w:rFonts w:cs="Arial"/>
          <w:lang w:eastAsia="zh-TW"/>
        </w:rPr>
        <w:t xml:space="preserve"> single SQL statements rather than post-processing steps in Python. Two column-level choices deserve a note: grades stored as </w:t>
      </w:r>
      <w:r w:rsidRPr="1A6CBC4E" w:rsidR="6AE3ADA0">
        <w:rPr>
          <w:rFonts w:ascii="Consolas" w:hAnsi="Consolas" w:cs="Arial"/>
          <w:lang w:eastAsia="zh-TW"/>
        </w:rPr>
        <w:t>DECIMAL (5,2) NULL</w:t>
      </w:r>
      <w:r w:rsidRPr="1A6CBC4E" w:rsidR="6AE3ADA0">
        <w:rPr>
          <w:rFonts w:ascii="Consolas" w:hAnsi="Consolas" w:cs="Arial"/>
          <w:lang w:eastAsia="zh-TW"/>
        </w:rPr>
        <w:t xml:space="preserve"> </w:t>
      </w:r>
      <w:r w:rsidRPr="1A6CBC4E" w:rsidR="6AE3ADA0">
        <w:rPr>
          <w:rFonts w:cs="Arial"/>
          <w:lang w:val="en-GB" w:eastAsia="zh-TW"/>
        </w:rPr>
        <w:t xml:space="preserve">make SQL’s </w:t>
      </w:r>
      <w:r w:rsidRPr="1A6CBC4E" w:rsidR="6AE3ADA0">
        <w:rPr>
          <w:rFonts w:ascii="Consolas" w:hAnsi="Consolas" w:cs="Arial"/>
          <w:lang w:val="en-GB" w:eastAsia="zh-TW"/>
        </w:rPr>
        <w:t>AVG(</w:t>
      </w:r>
      <w:r w:rsidRPr="1A6CBC4E" w:rsidR="6AE3ADA0">
        <w:rPr>
          <w:rFonts w:ascii="Consolas" w:hAnsi="Consolas" w:cs="Arial"/>
          <w:lang w:val="en-GB" w:eastAsia="zh-TW"/>
        </w:rPr>
        <w:t>)</w:t>
      </w:r>
      <w:r w:rsidRPr="1A6CBC4E" w:rsidR="6AE3ADA0">
        <w:rPr>
          <w:rFonts w:ascii="Consolas" w:hAnsi="Consolas" w:cs="Arial"/>
          <w:lang w:val="en-GB" w:eastAsia="zh-TW"/>
        </w:rPr>
        <w:t xml:space="preserve"> </w:t>
      </w:r>
      <w:r w:rsidRPr="1A6CBC4E" w:rsidR="6AE3ADA0">
        <w:rPr>
          <w:rFonts w:cs="Arial"/>
          <w:lang w:val="en-GB" w:eastAsia="zh-TW"/>
        </w:rPr>
        <w:t xml:space="preserve">ignore in-progress courses automatically, and </w:t>
      </w:r>
      <w:r w:rsidRPr="1A6CBC4E" w:rsidR="6AE3ADA0">
        <w:rPr>
          <w:rFonts w:ascii="Consolas" w:hAnsi="Consolas" w:cs="Arial"/>
          <w:lang w:val="en-GB" w:eastAsia="zh-TW"/>
        </w:rPr>
        <w:t>INT</w:t>
      </w:r>
      <w:r w:rsidRPr="1A6CBC4E" w:rsidR="6AE3ADA0">
        <w:rPr>
          <w:rFonts w:ascii="Consolas" w:hAnsi="Consolas" w:cs="Arial"/>
          <w:lang w:val="en-GB" w:eastAsia="zh-TW"/>
        </w:rPr>
        <w:t xml:space="preserve"> </w:t>
      </w:r>
      <w:r w:rsidRPr="1A6CBC4E" w:rsidR="6AE3ADA0">
        <w:rPr>
          <w:rFonts w:cs="Arial"/>
          <w:lang w:val="en-GB" w:eastAsia="zh-TW"/>
        </w:rPr>
        <w:t>programme durations</w:t>
      </w:r>
      <w:r w:rsidRPr="1A6CBC4E" w:rsidR="6AE3ADA0">
        <w:rPr>
          <w:rFonts w:cs="Arial"/>
          <w:lang w:val="en-GB" w:eastAsia="zh-TW"/>
        </w:rPr>
        <w:t xml:space="preserve"> let </w:t>
      </w:r>
      <w:r w:rsidRPr="1A6CBC4E" w:rsidR="6AE3ADA0">
        <w:rPr>
          <w:rStyle w:val="normaltextrun"/>
          <w:color w:val="000000" w:themeColor="text1" w:themeTint="FF" w:themeShade="FF"/>
        </w:rPr>
        <w:t>"final year" be computed as </w:t>
      </w:r>
      <w:r w:rsidRPr="1A6CBC4E" w:rsidR="6AE3ADA0">
        <w:rPr>
          <w:rStyle w:val="normaltextrun"/>
          <w:rFonts w:ascii="Consolas" w:hAnsi="Consolas"/>
          <w:color w:val="000000" w:themeColor="text1" w:themeTint="FF" w:themeShade="FF"/>
        </w:rPr>
        <w:t>year_of_study</w:t>
      </w:r>
      <w:r w:rsidRPr="1A6CBC4E" w:rsidR="6AE3ADA0">
        <w:rPr>
          <w:rStyle w:val="normaltextrun"/>
          <w:rFonts w:ascii="Consolas" w:hAnsi="Consolas"/>
          <w:color w:val="000000" w:themeColor="text1" w:themeTint="FF" w:themeShade="FF"/>
        </w:rPr>
        <w:t> &gt;= </w:t>
      </w:r>
      <w:r w:rsidRPr="1A6CBC4E" w:rsidR="6AE3ADA0">
        <w:rPr>
          <w:rStyle w:val="normaltextrun"/>
          <w:rFonts w:ascii="Consolas" w:hAnsi="Consolas"/>
          <w:color w:val="000000" w:themeColor="text1" w:themeTint="FF" w:themeShade="FF"/>
        </w:rPr>
        <w:t>duration_years</w:t>
      </w:r>
      <w:r w:rsidRPr="1A6CBC4E" w:rsidR="6AE3ADA0">
        <w:rPr>
          <w:rStyle w:val="normaltextrun"/>
          <w:color w:val="000000" w:themeColor="text1" w:themeTint="FF" w:themeShade="FF"/>
        </w:rPr>
        <w:t> across every </w:t>
      </w:r>
      <w:r w:rsidRPr="1A6CBC4E" w:rsidR="6AE3ADA0">
        <w:rPr>
          <w:rStyle w:val="normaltextrun"/>
          <w:color w:val="000000" w:themeColor="text1" w:themeTint="FF" w:themeShade="FF"/>
        </w:rPr>
        <w:t>programme</w:t>
      </w:r>
      <w:r w:rsidRPr="1A6CBC4E" w:rsidR="6AE3ADA0">
        <w:rPr>
          <w:rStyle w:val="normaltextrun"/>
          <w:color w:val="000000" w:themeColor="text1" w:themeTint="FF" w:themeShade="FF"/>
        </w:rPr>
        <w:t> shape.</w:t>
      </w:r>
      <w:r w:rsidRPr="1A6CBC4E" w:rsidR="6AE3ADA0">
        <w:rPr>
          <w:rStyle w:val="eop"/>
          <w:color w:val="000000" w:themeColor="text1" w:themeTint="FF" w:themeShade="FF"/>
        </w:rPr>
        <w:t> </w:t>
      </w:r>
    </w:p>
    <w:p w:rsidRPr="00344D7C" w:rsidR="00001C56" w:rsidP="00001C56" w:rsidRDefault="00C6223B" w14:paraId="0946846E" w14:textId="36475897">
      <w:pPr>
        <w:pStyle w:val="BodyText"/>
        <w:jc w:val="center"/>
        <w:rPr>
          <w:rFonts w:cs="Arial"/>
          <w:lang w:val="en-GB" w:eastAsia="zh-TW"/>
        </w:rPr>
      </w:pPr>
      <w:r>
        <w:rPr>
          <w:rFonts w:cs="Arial"/>
          <w:noProof/>
          <w:lang w:val="en-GB" w:eastAsia="zh-TW"/>
        </w:rPr>
        <w:drawing>
          <wp:inline distT="0" distB="0" distL="0" distR="0" wp14:anchorId="6A1E63A2" wp14:editId="25E1724F">
            <wp:extent cx="5727933" cy="3474226"/>
            <wp:effectExtent l="0" t="0" r="6350" b="0"/>
            <wp:docPr id="785762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762865" name="Picture 785762865"/>
                    <pic:cNvPicPr/>
                  </pic:nvPicPr>
                  <pic:blipFill>
                    <a:blip r:embed="rId12"/>
                    <a:stretch>
                      <a:fillRect/>
                    </a:stretch>
                  </pic:blipFill>
                  <pic:spPr>
                    <a:xfrm>
                      <a:off x="0" y="0"/>
                      <a:ext cx="5739590" cy="3481297"/>
                    </a:xfrm>
                    <a:prstGeom prst="rect">
                      <a:avLst/>
                    </a:prstGeom>
                  </pic:spPr>
                </pic:pic>
              </a:graphicData>
            </a:graphic>
          </wp:inline>
        </w:drawing>
      </w:r>
    </w:p>
    <w:p w:rsidR="004376CD" w:rsidP="004376CD" w:rsidRDefault="00B66764" w14:paraId="0EADE3BF" w14:textId="77777777">
      <w:pPr>
        <w:pStyle w:val="Caption"/>
        <w:jc w:val="center"/>
        <w:rPr>
          <w:rFonts w:ascii="Arial" w:hAnsi="Arial" w:cs="Arial"/>
          <w:lang w:val="en-US" w:eastAsia="zh-TW"/>
        </w:rPr>
      </w:pPr>
      <w:bookmarkStart w:name="_Toc90630550" w:id="7"/>
      <w:bookmarkStart w:name="_Toc235420780" w:id="8"/>
      <w:r w:rsidRPr="00514DA8">
        <w:rPr>
          <w:rFonts w:ascii="Arial" w:hAnsi="Arial" w:cs="Arial"/>
          <w:lang w:val="en-US"/>
        </w:rPr>
        <w:t xml:space="preserve">Figure </w:t>
      </w:r>
      <w:r w:rsidRPr="00514DA8">
        <w:rPr>
          <w:rFonts w:ascii="Arial" w:hAnsi="Arial" w:cs="Arial"/>
        </w:rPr>
        <w:fldChar w:fldCharType="begin"/>
      </w:r>
      <w:r w:rsidRPr="00514DA8">
        <w:rPr>
          <w:rFonts w:ascii="Arial" w:hAnsi="Arial" w:cs="Arial"/>
          <w:lang w:val="en-US"/>
        </w:rPr>
        <w:instrText xml:space="preserve"> SEQ Figure \* ARABIC </w:instrText>
      </w:r>
      <w:r w:rsidRPr="00514DA8">
        <w:rPr>
          <w:rFonts w:ascii="Arial" w:hAnsi="Arial" w:cs="Arial"/>
        </w:rPr>
        <w:fldChar w:fldCharType="separate"/>
      </w:r>
      <w:r w:rsidRPr="00514DA8">
        <w:rPr>
          <w:rFonts w:ascii="Arial" w:hAnsi="Arial" w:cs="Arial"/>
          <w:noProof/>
          <w:lang w:val="en-US"/>
        </w:rPr>
        <w:t>1</w:t>
      </w:r>
      <w:r w:rsidRPr="00514DA8">
        <w:rPr>
          <w:rFonts w:ascii="Arial" w:hAnsi="Arial" w:cs="Arial"/>
        </w:rPr>
        <w:fldChar w:fldCharType="end"/>
      </w:r>
      <w:r w:rsidRPr="00514DA8">
        <w:rPr>
          <w:rFonts w:ascii="Arial" w:hAnsi="Arial" w:cs="Arial"/>
          <w:lang w:val="en-US"/>
        </w:rPr>
        <w:t xml:space="preserve">. </w:t>
      </w:r>
      <w:bookmarkEnd w:id="7"/>
      <w:r w:rsidR="000E7182">
        <w:rPr>
          <w:rFonts w:hint="eastAsia" w:ascii="Arial" w:hAnsi="Arial" w:cs="Arial"/>
          <w:lang w:val="en-US" w:eastAsia="zh-TW"/>
        </w:rPr>
        <w:t>Entity Relationship Diagram (ERD) of the University Record System</w:t>
      </w:r>
      <w:bookmarkEnd w:id="8"/>
    </w:p>
    <w:p w:rsidR="00746A31" w:rsidDel="00934432" w:rsidP="00746A31" w:rsidRDefault="004376CD" w14:paraId="4006CBBC" w14:textId="6DC9CACC">
      <w:pPr>
        <w:pStyle w:val="Caption"/>
        <w:spacing w:before="576" w:beforeLines="240" w:after="0" w:line="480" w:lineRule="auto"/>
        <w:rPr>
          <w:del w:author="Li, Hiu Yan" w:date="2026-07-20T12:59:00Z" w16du:dateUtc="2026-07-20T04:59:00Z" w:id="9"/>
        </w:rPr>
      </w:pPr>
      <w:r w:rsidRPr="15457DA2">
        <w:rPr>
          <w:rFonts w:ascii="Arial" w:hAnsi="Arial" w:cs="Arial"/>
          <w:b w:val="0"/>
          <w:bCs w:val="0"/>
          <w:lang w:eastAsia="zh-TW"/>
        </w:rPr>
        <w:t>T</w:t>
      </w:r>
      <w:r w:rsidRPr="15457DA2" w:rsidR="000E7182">
        <w:rPr>
          <w:rFonts w:ascii="Arial" w:hAnsi="Arial" w:cs="Arial"/>
          <w:b w:val="0"/>
          <w:bCs w:val="0"/>
          <w:lang w:eastAsia="zh-TW"/>
        </w:rPr>
        <w:t xml:space="preserve">he most instructive design tension we encountered was around foreign keys. During integration, our Database Designer’s normalisation replaced a broken </w:t>
      </w:r>
      <w:r w:rsidRPr="15457DA2" w:rsidR="000E7182">
        <w:rPr>
          <w:rFonts w:ascii="Consolas" w:hAnsi="Consolas" w:cs="Arial"/>
          <w:b w:val="0"/>
          <w:bCs w:val="0"/>
          <w:lang w:eastAsia="zh-TW"/>
        </w:rPr>
        <w:t>VARCHAR</w:t>
      </w:r>
      <w:r w:rsidRPr="15457DA2" w:rsidR="000E7182">
        <w:rPr>
          <w:rFonts w:ascii="Arial" w:hAnsi="Arial" w:cs="Arial"/>
          <w:b w:val="0"/>
          <w:bCs w:val="0"/>
          <w:lang w:eastAsia="zh-TW"/>
        </w:rPr>
        <w:t xml:space="preserve">-based department reference with a surrogate </w:t>
      </w:r>
      <w:r w:rsidRPr="15457DA2" w:rsidR="000E7182">
        <w:rPr>
          <w:rFonts w:ascii="Consolas" w:hAnsi="Consolas" w:cs="Arial"/>
          <w:b w:val="0"/>
          <w:bCs w:val="0"/>
          <w:lang w:eastAsia="zh-TW"/>
        </w:rPr>
        <w:t>DepartmentID</w:t>
      </w:r>
      <w:r w:rsidRPr="15457DA2" w:rsidR="000E7182">
        <w:rPr>
          <w:rFonts w:ascii="Arial" w:hAnsi="Arial" w:cs="Arial"/>
          <w:b w:val="0"/>
          <w:bCs w:val="0"/>
          <w:lang w:eastAsia="zh-TW"/>
        </w:rPr>
        <w:t xml:space="preserve"> </w:t>
      </w:r>
      <w:r w:rsidRPr="15457DA2" w:rsidR="000E7182">
        <w:rPr>
          <w:rFonts w:ascii="Consolas" w:hAnsi="Consolas" w:cs="Arial"/>
          <w:b w:val="0"/>
          <w:bCs w:val="0"/>
          <w:lang w:eastAsia="zh-TW"/>
        </w:rPr>
        <w:t>INT</w:t>
      </w:r>
      <w:r w:rsidRPr="15457DA2" w:rsidR="000E7182">
        <w:rPr>
          <w:rFonts w:ascii="Arial" w:hAnsi="Arial" w:cs="Arial"/>
          <w:b w:val="0"/>
          <w:bCs w:val="0"/>
          <w:lang w:eastAsia="zh-TW"/>
        </w:rPr>
        <w:t xml:space="preserve"> key referenced by </w:t>
      </w:r>
      <w:r w:rsidRPr="15457DA2" w:rsidR="000E7182">
        <w:rPr>
          <w:rFonts w:ascii="Consolas" w:hAnsi="Consolas" w:cs="Arial"/>
          <w:b w:val="0"/>
          <w:bCs w:val="0"/>
          <w:lang w:eastAsia="zh-TW"/>
        </w:rPr>
        <w:t>lecturers</w:t>
      </w:r>
      <w:r w:rsidRPr="15457DA2" w:rsidR="000E7182">
        <w:rPr>
          <w:rFonts w:ascii="Arial" w:hAnsi="Arial" w:cs="Arial"/>
          <w:b w:val="0"/>
          <w:bCs w:val="0"/>
          <w:lang w:eastAsia="zh-TW"/>
        </w:rPr>
        <w:t xml:space="preserve">, </w:t>
      </w:r>
      <w:r w:rsidRPr="15457DA2" w:rsidR="000E7182">
        <w:rPr>
          <w:rFonts w:ascii="Consolas" w:hAnsi="Consolas" w:cs="Arial"/>
          <w:b w:val="0"/>
          <w:bCs w:val="0"/>
          <w:lang w:eastAsia="zh-TW"/>
        </w:rPr>
        <w:t>non_academic_staff</w:t>
      </w:r>
      <w:r w:rsidRPr="15457DA2" w:rsidR="007D0634">
        <w:rPr>
          <w:rFonts w:ascii="Arial" w:hAnsi="Arial" w:cs="Arial"/>
          <w:b w:val="0"/>
          <w:bCs w:val="0"/>
          <w:lang w:eastAsia="zh-TW"/>
        </w:rPr>
        <w:t xml:space="preserve"> and </w:t>
      </w:r>
      <w:r w:rsidRPr="15457DA2" w:rsidR="007D0634">
        <w:rPr>
          <w:rFonts w:ascii="Consolas" w:hAnsi="Consolas" w:cs="Arial"/>
          <w:b w:val="0"/>
          <w:bCs w:val="0"/>
          <w:lang w:eastAsia="zh-TW"/>
        </w:rPr>
        <w:t xml:space="preserve">course, </w:t>
      </w:r>
      <w:r w:rsidRPr="15457DA2" w:rsidR="007D0634">
        <w:rPr>
          <w:rFonts w:ascii="Arial" w:hAnsi="Arial" w:cs="Arial"/>
          <w:b w:val="0"/>
          <w:bCs w:val="0"/>
          <w:lang w:eastAsia="zh-TW"/>
        </w:rPr>
        <w:t>resolving a type mismatch that had precented joins altogether</w:t>
      </w:r>
      <w:r w:rsidRPr="15457DA2" w:rsidR="007D0634">
        <w:rPr>
          <w:rFonts w:ascii="Consolas" w:hAnsi="Consolas" w:cs="Arial"/>
          <w:b w:val="0"/>
          <w:bCs w:val="0"/>
          <w:lang w:eastAsia="zh-TW"/>
        </w:rPr>
        <w:t xml:space="preserve">. </w:t>
      </w:r>
      <w:r w:rsidRPr="15457DA2" w:rsidR="007D0634">
        <w:rPr>
          <w:rFonts w:ascii="Arial" w:hAnsi="Arial" w:cs="Arial"/>
          <w:b w:val="0"/>
          <w:bCs w:val="0"/>
          <w:lang w:eastAsia="zh-TW"/>
        </w:rPr>
        <w:t xml:space="preserve">However, </w:t>
      </w:r>
      <w:r w:rsidRPr="15457DA2" w:rsidR="007D0634">
        <w:rPr>
          <w:rFonts w:ascii="Consolas" w:hAnsi="Consolas" w:cs="Arial"/>
          <w:b w:val="0"/>
          <w:bCs w:val="0"/>
          <w:lang w:eastAsia="zh-TW"/>
        </w:rPr>
        <w:t>pro</w:t>
      </w:r>
      <w:r w:rsidRPr="15457DA2">
        <w:rPr>
          <w:rFonts w:ascii="Consolas" w:hAnsi="Consolas" w:cs="Arial"/>
          <w:b w:val="0"/>
          <w:bCs w:val="0"/>
          <w:lang w:eastAsia="zh-TW"/>
        </w:rPr>
        <w:t xml:space="preserve">grams </w:t>
      </w:r>
      <w:r w:rsidRPr="15457DA2">
        <w:rPr>
          <w:rFonts w:ascii="Arial" w:hAnsi="Arial" w:cs="Arial"/>
          <w:b w:val="0"/>
          <w:bCs w:val="0"/>
          <w:lang w:eastAsia="zh-TW"/>
        </w:rPr>
        <w:t>still use its</w:t>
      </w:r>
      <w:r w:rsidRPr="15457DA2">
        <w:rPr>
          <w:rFonts w:ascii="Consolas" w:hAnsi="Consolas" w:cs="Arial"/>
          <w:b w:val="0"/>
          <w:bCs w:val="0"/>
          <w:lang w:eastAsia="zh-TW"/>
        </w:rPr>
        <w:t xml:space="preserve"> name </w:t>
      </w:r>
      <w:r w:rsidRPr="15457DA2">
        <w:rPr>
          <w:rFonts w:ascii="Arial" w:hAnsi="Arial" w:cs="Arial"/>
          <w:b w:val="0"/>
          <w:bCs w:val="0"/>
          <w:lang w:eastAsia="zh-TW"/>
        </w:rPr>
        <w:t>VARCHAR</w:t>
      </w:r>
      <w:r w:rsidRPr="15457DA2">
        <w:rPr>
          <w:rFonts w:ascii="Consolas" w:hAnsi="Consolas" w:cs="Arial"/>
          <w:b w:val="0"/>
          <w:bCs w:val="0"/>
          <w:lang w:eastAsia="zh-TW"/>
        </w:rPr>
        <w:t xml:space="preserve"> </w:t>
      </w:r>
      <w:r w:rsidRPr="15457DA2">
        <w:rPr>
          <w:rFonts w:ascii="Arial" w:hAnsi="Arial" w:cs="Arial"/>
          <w:b w:val="0"/>
          <w:bCs w:val="0"/>
          <w:lang w:eastAsia="zh-TW"/>
        </w:rPr>
        <w:t xml:space="preserve">as the primary key, which is referenced by </w:t>
      </w:r>
      <w:r w:rsidRPr="15457DA2">
        <w:rPr>
          <w:rFonts w:ascii="Consolas" w:hAnsi="Consolas" w:cs="Arial"/>
          <w:b w:val="0"/>
          <w:bCs w:val="0"/>
          <w:lang w:eastAsia="zh-TW"/>
        </w:rPr>
        <w:t xml:space="preserve">student.program_enrolled </w:t>
      </w:r>
      <w:r w:rsidRPr="15457DA2">
        <w:rPr>
          <w:rFonts w:ascii="Arial" w:hAnsi="Arial" w:cs="Arial"/>
          <w:b w:val="0"/>
          <w:bCs w:val="0"/>
          <w:lang w:eastAsia="zh-TW"/>
        </w:rPr>
        <w:t xml:space="preserve">and </w:t>
      </w:r>
      <w:r w:rsidRPr="15457DA2">
        <w:rPr>
          <w:rFonts w:ascii="Consolas" w:hAnsi="Consolas" w:cs="Arial"/>
          <w:b w:val="0"/>
          <w:bCs w:val="0"/>
          <w:lang w:eastAsia="zh-TW"/>
        </w:rPr>
        <w:t xml:space="preserve">program_course_requirements.program_name. </w:t>
      </w:r>
      <w:r w:rsidRPr="15457DA2">
        <w:rPr>
          <w:rFonts w:ascii="Arial" w:hAnsi="Arial" w:cs="Arial"/>
          <w:b w:val="0"/>
          <w:bCs w:val="0"/>
          <w:lang w:eastAsia="zh-TW"/>
        </w:rPr>
        <w:t xml:space="preserve">We accepted this inconsistency knowingly: introducing a surrogate </w:t>
      </w:r>
      <w:r w:rsidRPr="15457DA2">
        <w:rPr>
          <w:rFonts w:ascii="Consolas" w:hAnsi="Consolas" w:cs="Arial"/>
          <w:b w:val="0"/>
          <w:bCs w:val="0"/>
          <w:lang w:eastAsia="zh-TW"/>
        </w:rPr>
        <w:t xml:space="preserve">program_id </w:t>
      </w:r>
      <w:r w:rsidRPr="15457DA2">
        <w:rPr>
          <w:rFonts w:ascii="Arial" w:hAnsi="Arial" w:cs="Arial"/>
          <w:b w:val="0"/>
          <w:bCs w:val="0"/>
          <w:lang w:eastAsia="zh-TW"/>
        </w:rPr>
        <w:t>late in the build risked schema instability across two dialects and a large seed file, and the immutability of programme names during the assignment lifetime made the cost negligible. In production</w:t>
      </w:r>
      <w:r w:rsidRPr="15457DA2" w:rsidR="00746A31">
        <w:rPr>
          <w:rFonts w:ascii="Arial" w:hAnsi="Arial" w:cs="Arial"/>
          <w:b w:val="0"/>
          <w:bCs w:val="0"/>
          <w:lang w:eastAsia="zh-TW"/>
        </w:rPr>
        <w:t>,</w:t>
      </w:r>
      <w:r w:rsidRPr="15457DA2">
        <w:rPr>
          <w:rFonts w:ascii="Arial" w:hAnsi="Arial" w:cs="Arial"/>
          <w:b w:val="0"/>
          <w:bCs w:val="0"/>
          <w:lang w:eastAsia="zh-TW"/>
        </w:rPr>
        <w:t xml:space="preserve"> a rename would cascade through two tables</w:t>
      </w:r>
      <w:r w:rsidRPr="15457DA2" w:rsidR="00F61C1A">
        <w:rPr>
          <w:rFonts w:ascii="Arial" w:hAnsi="Arial" w:cs="Arial"/>
          <w:b w:val="0"/>
          <w:bCs w:val="0"/>
          <w:lang w:eastAsia="zh-TW"/>
        </w:rPr>
        <w:t xml:space="preserve"> so that</w:t>
      </w:r>
      <w:r w:rsidRPr="15457DA2">
        <w:rPr>
          <w:rFonts w:ascii="Arial" w:hAnsi="Arial" w:cs="Arial"/>
          <w:b w:val="0"/>
          <w:bCs w:val="0"/>
          <w:lang w:eastAsia="zh-TW"/>
        </w:rPr>
        <w:t xml:space="preserve"> a surrogate key would be the correct long-term choice.</w:t>
      </w:r>
    </w:p>
    <w:p w:rsidR="15457DA2" w:rsidDel="00E34803" w:rsidP="00934432" w:rsidRDefault="15457DA2" w14:paraId="1A3B2DD4" w14:textId="4AC907C7">
      <w:pPr>
        <w:pStyle w:val="Caption"/>
        <w:spacing w:before="576" w:beforeLines="240" w:after="0" w:line="480" w:lineRule="auto"/>
        <w:rPr>
          <w:del w:author="Li, Hiu Yan" w:date="2026-07-20T12:59:00Z" w16du:dateUtc="2026-07-20T04:59:00Z" w:id="10"/>
        </w:rPr>
      </w:pPr>
      <w:del w:author="Li, Hiu Yan" w:date="2026-07-20T12:59:00Z" w16du:dateUtc="2026-07-20T04:59:00Z" w:id="11">
        <w:r w:rsidDel="00E34803">
          <w:br w:type="page"/>
        </w:r>
      </w:del>
    </w:p>
    <w:p w:rsidR="15457DA2" w:rsidDel="00934432" w:rsidP="00934432" w:rsidRDefault="15457DA2" w14:paraId="0E20A431" w14:textId="2956DD4F">
      <w:pPr>
        <w:rPr>
          <w:del w:author="Li, Hiu Yan" w:date="2026-07-20T12:59:00Z" w16du:dateUtc="2026-07-20T04:59:00Z" w:id="12"/>
          <w:lang w:eastAsia="zh-TW"/>
        </w:rPr>
      </w:pPr>
    </w:p>
    <w:p w:rsidRPr="00746A31" w:rsidR="00746A31" w:rsidP="00FB28AC" w:rsidRDefault="00746A31" w14:paraId="5FC2D1B9" w14:textId="4AB39EFF">
      <w:pPr>
        <w:pStyle w:val="Heading1"/>
        <w:ind w:left="0" w:right="431"/>
        <w:rPr>
          <w:rFonts w:ascii="Arial" w:hAnsi="Arial" w:cs="Arial"/>
        </w:rPr>
      </w:pPr>
      <w:bookmarkStart w:name="_Toc235419786" w:id="13"/>
      <w:r w:rsidRPr="15457DA2">
        <w:rPr>
          <w:rFonts w:ascii="Arial" w:hAnsi="Arial" w:cs="Arial"/>
          <w:lang w:eastAsia="zh-TW"/>
        </w:rPr>
        <w:t>Software Architecture</w:t>
      </w:r>
      <w:bookmarkEnd w:id="13"/>
    </w:p>
    <w:p w:rsidRPr="00746A31" w:rsidR="00B66764" w:rsidP="00FB28AC" w:rsidRDefault="00746A31" w14:paraId="4FF48BA9" w14:textId="77777777">
      <w:pPr>
        <w:pStyle w:val="BodyText"/>
        <w:rPr>
          <w:rFonts w:cs="Arial"/>
          <w:lang w:eastAsia="zh-TW"/>
        </w:rPr>
      </w:pPr>
      <w:bookmarkStart w:name="_Toc7364318" w:id="14"/>
      <w:bookmarkStart w:name="_Toc7416537" w:id="15"/>
      <w:bookmarkStart w:name="_Toc7416581" w:id="16"/>
      <w:bookmarkEnd w:id="14"/>
      <w:bookmarkEnd w:id="15"/>
      <w:bookmarkEnd w:id="16"/>
      <w:r>
        <w:rPr>
          <w:rFonts w:hint="eastAsia" w:cs="Arial"/>
          <w:lang w:eastAsia="zh-TW"/>
        </w:rPr>
        <w:t xml:space="preserve">We </w:t>
      </w:r>
      <w:proofErr w:type="spellStart"/>
      <w:r>
        <w:rPr>
          <w:rFonts w:cs="Arial"/>
          <w:lang w:eastAsia="zh-TW"/>
        </w:rPr>
        <w:t>organised</w:t>
      </w:r>
      <w:proofErr w:type="spellEnd"/>
      <w:r>
        <w:rPr>
          <w:rFonts w:hint="eastAsia" w:cs="Arial"/>
          <w:lang w:eastAsia="zh-TW"/>
        </w:rPr>
        <w:t xml:space="preserve"> the application into three explicitly separated layers, mirroring the ANSI/SPARC three-schema model in which external, conceptual and internal levels are decoupled to enable independent change at each (</w:t>
      </w:r>
      <w:proofErr w:type="spellStart"/>
      <w:r>
        <w:rPr>
          <w:rFonts w:hint="eastAsia" w:cs="Arial"/>
          <w:lang w:eastAsia="zh-TW"/>
        </w:rPr>
        <w:t>Kishansing</w:t>
      </w:r>
      <w:proofErr w:type="spellEnd"/>
      <w:r>
        <w:rPr>
          <w:rFonts w:hint="eastAsia" w:cs="Arial"/>
          <w:lang w:eastAsia="zh-TW"/>
        </w:rPr>
        <w:t xml:space="preserve"> and </w:t>
      </w:r>
      <w:proofErr w:type="spellStart"/>
      <w:r>
        <w:rPr>
          <w:rFonts w:hint="eastAsia" w:cs="Arial"/>
          <w:lang w:eastAsia="zh-TW"/>
        </w:rPr>
        <w:t>Suthat</w:t>
      </w:r>
      <w:proofErr w:type="spellEnd"/>
      <w:r>
        <w:rPr>
          <w:rFonts w:hint="eastAsia" w:cs="Arial"/>
          <w:lang w:eastAsia="zh-TW"/>
        </w:rPr>
        <w:t>, 2014). Our interfaces (</w:t>
      </w:r>
      <w:r>
        <w:rPr>
          <w:rFonts w:hint="eastAsia" w:ascii="Consolas" w:hAnsi="Consolas" w:cs="Arial"/>
          <w:lang w:eastAsia="zh-TW"/>
        </w:rPr>
        <w:t xml:space="preserve">main.py, gui.py) </w:t>
      </w:r>
      <w:r>
        <w:rPr>
          <w:rFonts w:hint="eastAsia" w:cs="Arial"/>
          <w:lang w:eastAsia="zh-TW"/>
        </w:rPr>
        <w:t>contain no SQL; our query engine (</w:t>
      </w:r>
      <w:r>
        <w:rPr>
          <w:rFonts w:hint="eastAsia" w:ascii="Consolas" w:hAnsi="Consolas" w:cs="Arial"/>
          <w:lang w:eastAsia="zh-TW"/>
        </w:rPr>
        <w:t xml:space="preserve">queries.py) </w:t>
      </w:r>
      <w:r>
        <w:rPr>
          <w:rFonts w:hint="eastAsia" w:cs="Arial"/>
          <w:lang w:eastAsia="zh-TW"/>
        </w:rPr>
        <w:t>contains no I/O and is directly unit-testable; our connection layer (</w:t>
      </w:r>
      <w:r>
        <w:rPr>
          <w:rFonts w:hint="eastAsia" w:ascii="Consolas" w:hAnsi="Consolas" w:cs="Arial"/>
          <w:lang w:eastAsia="zh-TW"/>
        </w:rPr>
        <w:t xml:space="preserve">db.py) </w:t>
      </w:r>
      <w:r>
        <w:rPr>
          <w:rFonts w:hint="eastAsia" w:cs="Arial"/>
          <w:lang w:eastAsia="zh-TW"/>
        </w:rPr>
        <w:t xml:space="preserve">is the only module aware of which DBMS is in use. Every query is declared once in </w:t>
      </w:r>
      <w:proofErr w:type="spellStart"/>
      <w:proofErr w:type="gramStart"/>
      <w:r>
        <w:rPr>
          <w:rFonts w:hint="eastAsia" w:ascii="Consolas" w:hAnsi="Consolas" w:cs="Arial"/>
          <w:lang w:eastAsia="zh-TW"/>
        </w:rPr>
        <w:t>queries.CATALOGUE</w:t>
      </w:r>
      <w:proofErr w:type="spellEnd"/>
      <w:proofErr w:type="gramEnd"/>
      <w:r>
        <w:rPr>
          <w:rFonts w:hint="eastAsia" w:cs="Arial"/>
          <w:lang w:eastAsia="zh-TW"/>
        </w:rPr>
        <w:t xml:space="preserve">, and both interfaces render whatever the catalogue declares, so they cannot silently drift apart. The value of this separation is empirical: we added the GUI, the cascading dropdowns, and the mid-project schema </w:t>
      </w:r>
      <w:proofErr w:type="spellStart"/>
      <w:r>
        <w:rPr>
          <w:rFonts w:cs="Arial"/>
          <w:lang w:eastAsia="zh-TW"/>
        </w:rPr>
        <w:t>normali</w:t>
      </w:r>
      <w:r>
        <w:rPr>
          <w:rFonts w:hint="eastAsia" w:cs="Arial"/>
          <w:lang w:eastAsia="zh-TW"/>
        </w:rPr>
        <w:t>s</w:t>
      </w:r>
      <w:r>
        <w:rPr>
          <w:rFonts w:cs="Arial"/>
          <w:lang w:eastAsia="zh-TW"/>
        </w:rPr>
        <w:t>ation</w:t>
      </w:r>
      <w:proofErr w:type="spellEnd"/>
      <w:r>
        <w:rPr>
          <w:rFonts w:hint="eastAsia" w:cs="Arial"/>
          <w:lang w:eastAsia="zh-TW"/>
        </w:rPr>
        <w:t xml:space="preserve"> without modifying the other layers.</w:t>
      </w:r>
    </w:p>
    <w:p w:rsidRPr="00514DA8" w:rsidR="00B66764" w:rsidRDefault="00746A31" w14:paraId="739EA9FC" w14:textId="77777777">
      <w:pPr>
        <w:pStyle w:val="StyleHeading2Underline"/>
        <w:numPr>
          <w:ilvl w:val="0"/>
          <w:numId w:val="12"/>
        </w:numPr>
        <w:rPr>
          <w:rFonts w:ascii="Arial" w:hAnsi="Arial" w:cs="Arial"/>
        </w:rPr>
      </w:pPr>
      <w:bookmarkStart w:name="_Toc235419787" w:id="17"/>
      <w:r>
        <w:rPr>
          <w:rFonts w:hint="eastAsia" w:ascii="Arial" w:hAnsi="Arial" w:cs="Arial"/>
          <w:lang w:eastAsia="zh-TW"/>
        </w:rPr>
        <w:t>Dual back end via DB-API 2.0</w:t>
      </w:r>
      <w:bookmarkEnd w:id="17"/>
    </w:p>
    <w:p w:rsidRPr="00466B3B" w:rsidR="00AE2C0D" w:rsidDel="00E34803" w:rsidP="00466B3B" w:rsidRDefault="00466B3B" w14:paraId="28EC0F5A" w14:textId="085649B8">
      <w:pPr>
        <w:pStyle w:val="BodyText"/>
        <w:rPr>
          <w:del w:author="Li, Hiu Yan" w:date="2026-07-20T12:58:00Z" w16du:dateUtc="2026-07-20T04:58:00Z" w:id="18"/>
        </w:rPr>
      </w:pPr>
      <w:r w:rsidRPr="15457DA2">
        <w:rPr>
          <w:rFonts w:cs="Arial"/>
          <w:lang w:eastAsia="zh-TW"/>
        </w:rPr>
        <w:t xml:space="preserve">We write our SQL once </w:t>
      </w:r>
      <w:proofErr w:type="gramStart"/>
      <w:r w:rsidRPr="15457DA2">
        <w:rPr>
          <w:rFonts w:cs="Arial"/>
          <w:lang w:eastAsia="zh-TW"/>
        </w:rPr>
        <w:t xml:space="preserve">using </w:t>
      </w:r>
      <w:r w:rsidRPr="15457DA2">
        <w:rPr>
          <w:rFonts w:ascii="Consolas" w:hAnsi="Consolas" w:cs="Arial"/>
          <w:lang w:eastAsia="zh-TW"/>
        </w:rPr>
        <w:t>?</w:t>
      </w:r>
      <w:proofErr w:type="gramEnd"/>
      <w:r w:rsidRPr="15457DA2">
        <w:rPr>
          <w:rFonts w:cs="Arial"/>
          <w:lang w:eastAsia="zh-TW"/>
        </w:rPr>
        <w:t xml:space="preserve"> placeholder (the “</w:t>
      </w:r>
      <w:proofErr w:type="spellStart"/>
      <w:r w:rsidRPr="15457DA2">
        <w:rPr>
          <w:rFonts w:cs="Arial"/>
          <w:lang w:eastAsia="zh-TW"/>
        </w:rPr>
        <w:t>qmark</w:t>
      </w:r>
      <w:proofErr w:type="spellEnd"/>
      <w:r w:rsidRPr="15457DA2">
        <w:rPr>
          <w:rFonts w:cs="Arial"/>
          <w:lang w:eastAsia="zh-TW"/>
        </w:rPr>
        <w:t xml:space="preserve">” style defined by the Python Database API Specification; Lemburg, 2001); a single line in </w:t>
      </w:r>
      <w:r w:rsidRPr="15457DA2">
        <w:rPr>
          <w:rFonts w:ascii="Consolas" w:hAnsi="Consolas" w:cs="Arial"/>
          <w:lang w:eastAsia="zh-TW"/>
        </w:rPr>
        <w:t xml:space="preserve">db.py </w:t>
      </w:r>
      <w:r w:rsidRPr="15457DA2">
        <w:rPr>
          <w:rFonts w:cs="Arial"/>
          <w:lang w:eastAsia="zh-TW"/>
        </w:rPr>
        <w:t xml:space="preserve">rewrites them to </w:t>
      </w:r>
      <w:r w:rsidRPr="15457DA2">
        <w:rPr>
          <w:rFonts w:ascii="Consolas" w:hAnsi="Consolas" w:cs="Arial"/>
          <w:lang w:eastAsia="zh-TW"/>
        </w:rPr>
        <w:t xml:space="preserve">%s </w:t>
      </w:r>
      <w:r w:rsidRPr="15457DA2">
        <w:rPr>
          <w:rFonts w:cs="Arial"/>
          <w:lang w:eastAsia="zh-TW"/>
        </w:rPr>
        <w:t xml:space="preserve">for </w:t>
      </w:r>
      <w:proofErr w:type="spellStart"/>
      <w:r w:rsidRPr="15457DA2">
        <w:rPr>
          <w:rFonts w:ascii="Consolas" w:hAnsi="Consolas" w:cs="Arial"/>
          <w:lang w:eastAsia="zh-TW"/>
        </w:rPr>
        <w:t>mysql</w:t>
      </w:r>
      <w:proofErr w:type="spellEnd"/>
      <w:r w:rsidRPr="15457DA2">
        <w:rPr>
          <w:rFonts w:ascii="Consolas" w:hAnsi="Consolas" w:cs="Arial"/>
          <w:lang w:eastAsia="zh-TW"/>
        </w:rPr>
        <w:t xml:space="preserve">-connector. </w:t>
      </w:r>
      <w:r w:rsidRPr="15457DA2">
        <w:rPr>
          <w:rFonts w:cs="Arial"/>
          <w:lang w:eastAsia="zh-TW"/>
        </w:rPr>
        <w:t xml:space="preserve">We rejected an ORM such as </w:t>
      </w:r>
      <w:proofErr w:type="spellStart"/>
      <w:r w:rsidRPr="15457DA2">
        <w:rPr>
          <w:rFonts w:cs="Arial"/>
          <w:lang w:eastAsia="zh-TW"/>
        </w:rPr>
        <w:t>SQLAlchemy</w:t>
      </w:r>
      <w:proofErr w:type="spellEnd"/>
      <w:r w:rsidRPr="15457DA2">
        <w:rPr>
          <w:rFonts w:cs="Arial"/>
          <w:lang w:eastAsia="zh-TW"/>
        </w:rPr>
        <w:t xml:space="preserve"> because the module assesses SQL competence: the SQL is our deliverable, and our GUI’s “Generated SQL” panel makes every executed query inspectable, which an ORM would hide. The cost – manual dialect management – is quarantined to two DDL files and one rewrite </w:t>
      </w:r>
      <w:proofErr w:type="gramStart"/>
      <w:r w:rsidRPr="15457DA2">
        <w:rPr>
          <w:rFonts w:cs="Arial"/>
          <w:lang w:eastAsia="zh-TW"/>
        </w:rPr>
        <w:t>line, and</w:t>
      </w:r>
      <w:proofErr w:type="gramEnd"/>
      <w:r w:rsidRPr="15457DA2">
        <w:rPr>
          <w:rFonts w:cs="Arial"/>
          <w:lang w:eastAsia="zh-TW"/>
        </w:rPr>
        <w:t xml:space="preserve"> would reverse at production scale with write-heavy </w:t>
      </w:r>
      <w:proofErr w:type="spellStart"/>
      <w:r w:rsidRPr="15457DA2">
        <w:rPr>
          <w:rFonts w:cs="Arial"/>
          <w:lang w:eastAsia="zh-TW"/>
        </w:rPr>
        <w:t>transactions</w:t>
      </w:r>
      <w:ins w:author="Li, Hiu Yan" w:date="2026-07-20T12:58:00Z" w16du:dateUtc="2026-07-20T04:58:00Z" w:id="19">
        <w:r w:rsidR="00E34803">
          <w:rPr>
            <w:rFonts w:hint="eastAsia" w:cs="Arial"/>
            <w:lang w:eastAsia="zh-TW"/>
          </w:rPr>
          <w:t>.</w:t>
        </w:r>
      </w:ins>
      <w:del w:author="Li, Hiu Yan" w:date="2026-07-20T12:58:00Z" w16du:dateUtc="2026-07-20T04:58:00Z" w:id="20">
        <w:r w:rsidRPr="15457DA2" w:rsidDel="00E34803">
          <w:rPr>
            <w:rFonts w:cs="Arial"/>
            <w:lang w:eastAsia="zh-TW"/>
          </w:rPr>
          <w:delText>.</w:delText>
        </w:r>
      </w:del>
    </w:p>
    <w:p w:rsidR="15457DA2" w:rsidDel="00E34803" w:rsidP="00E34803" w:rsidRDefault="15457DA2" w14:paraId="17FAA69E" w14:textId="3A35B823">
      <w:pPr>
        <w:pStyle w:val="BodyText"/>
        <w:rPr>
          <w:del w:author="Li, Hiu Yan" w:date="2026-07-20T12:57:00Z" w16du:dateUtc="2026-07-20T04:57:00Z" w:id="21"/>
        </w:rPr>
      </w:pPr>
      <w:del w:author="Li, Hiu Yan" w:date="2026-07-20T12:58:00Z" w16du:dateUtc="2026-07-20T04:58:00Z" w:id="22">
        <w:r w:rsidDel="00E34803">
          <w:br w:type="page"/>
        </w:r>
      </w:del>
    </w:p>
    <w:p w:rsidR="15457DA2" w:rsidDel="00E34803" w:rsidP="00E34803" w:rsidRDefault="15457DA2" w14:paraId="0E591785" w14:textId="681DE536">
      <w:pPr>
        <w:rPr>
          <w:del w:author="Li, Hiu Yan" w:date="2026-07-20T12:57:00Z" w16du:dateUtc="2026-07-20T04:57:00Z" w:id="23"/>
          <w:lang w:eastAsia="zh-TW"/>
        </w:rPr>
      </w:pPr>
    </w:p>
    <w:p w:rsidRPr="004F2246" w:rsidR="002B6903" w:rsidP="00B66764" w:rsidRDefault="004F2246" w14:paraId="0315AB44" w14:textId="03C94A47">
      <w:pPr>
        <w:pStyle w:val="Heading1"/>
        <w:ind w:left="0" w:right="431"/>
        <w:rPr>
          <w:rFonts w:ascii="Arial" w:hAnsi="Arial" w:cs="Arial"/>
        </w:rPr>
      </w:pPr>
      <w:bookmarkStart w:name="_Toc7416557" w:id="24"/>
      <w:bookmarkStart w:name="_Toc7416601" w:id="25"/>
      <w:bookmarkStart w:name="_Toc235419788" w:id="26"/>
      <w:bookmarkEnd w:id="24"/>
      <w:bookmarkEnd w:id="25"/>
      <w:r w:rsidRPr="15457DA2">
        <w:rPr>
          <w:rFonts w:ascii="Arial" w:hAnsi="Arial" w:cs="Arial"/>
          <w:lang w:eastAsia="zh-TW"/>
        </w:rPr>
        <w:t>Query</w:t>
      </w:r>
      <w:proofErr w:type="spellEnd"/>
      <w:r w:rsidRPr="15457DA2">
        <w:rPr>
          <w:rFonts w:ascii="Arial" w:hAnsi="Arial" w:cs="Arial"/>
          <w:lang w:eastAsia="zh-TW"/>
        </w:rPr>
        <w:t xml:space="preserve"> Implementation and Security</w:t>
      </w:r>
      <w:bookmarkEnd w:id="26"/>
    </w:p>
    <w:p w:rsidRPr="004F2246" w:rsidR="004F2246" w:rsidP="004F2246" w:rsidRDefault="004F2246" w14:paraId="715812B0" w14:textId="237DC23A">
      <w:pPr>
        <w:pStyle w:val="BodyText"/>
        <w:rPr>
          <w:rFonts w:cs="Arial"/>
          <w:lang w:eastAsia="zh-TW"/>
        </w:rPr>
      </w:pPr>
      <w:r w:rsidRPr="15457DA2">
        <w:rPr>
          <w:rFonts w:cs="Arial"/>
        </w:rPr>
        <w:t>We implemented nine queries</w:t>
      </w:r>
      <w:r w:rsidRPr="15457DA2" w:rsidR="429A5F70">
        <w:rPr>
          <w:rFonts w:cs="Arial"/>
        </w:rPr>
        <w:t>:</w:t>
      </w:r>
      <w:r w:rsidRPr="15457DA2">
        <w:rPr>
          <w:rFonts w:cs="Arial"/>
        </w:rPr>
        <w:t xml:space="preserve"> eight predefined reports plus a "browse any table" option (</w:t>
      </w:r>
      <w:proofErr w:type="spellStart"/>
      <w:proofErr w:type="gramStart"/>
      <w:r w:rsidRPr="15457DA2">
        <w:rPr>
          <w:rFonts w:cs="Arial"/>
        </w:rPr>
        <w:t>queries.CATALOGUE</w:t>
      </w:r>
      <w:proofErr w:type="spellEnd"/>
      <w:proofErr w:type="gramEnd"/>
      <w:r w:rsidRPr="15457DA2">
        <w:rPr>
          <w:rFonts w:cs="Arial"/>
        </w:rPr>
        <w:t xml:space="preserve">), exceeding the </w:t>
      </w:r>
      <w:proofErr w:type="gramStart"/>
      <w:r w:rsidRPr="15457DA2">
        <w:rPr>
          <w:rFonts w:cs="Arial"/>
        </w:rPr>
        <w:t>brief's</w:t>
      </w:r>
      <w:proofErr w:type="gramEnd"/>
      <w:r w:rsidRPr="15457DA2">
        <w:rPr>
          <w:rFonts w:cs="Arial"/>
        </w:rPr>
        <w:t xml:space="preserve"> requirement of five. Each of our query functions returns (columns, rows) and is directly </w:t>
      </w:r>
      <w:proofErr w:type="gramStart"/>
      <w:r w:rsidRPr="15457DA2">
        <w:rPr>
          <w:rFonts w:cs="Arial"/>
        </w:rPr>
        <w:t>unit-testable</w:t>
      </w:r>
      <w:proofErr w:type="gramEnd"/>
      <w:r w:rsidRPr="15457DA2">
        <w:rPr>
          <w:rFonts w:cs="Arial"/>
        </w:rPr>
        <w:t xml:space="preserve">. The full catalogue, with each query mapped to the brief and its key SQL clauses shown, is in Appendix C. </w:t>
      </w:r>
    </w:p>
    <w:p w:rsidRPr="004F2246" w:rsidR="004F2246" w:rsidP="004F2246" w:rsidRDefault="004F2246" w14:paraId="5AD1D29D" w14:textId="6F76CC2A">
      <w:pPr>
        <w:pStyle w:val="BodyText"/>
        <w:rPr>
          <w:rFonts w:cs="Arial"/>
          <w:lang w:eastAsia="zh-TW"/>
        </w:rPr>
      </w:pPr>
      <w:r w:rsidRPr="15457DA2">
        <w:rPr>
          <w:rFonts w:cs="Arial"/>
        </w:rPr>
        <w:t xml:space="preserve">Our security posture is a two-layer injection </w:t>
      </w:r>
      <w:proofErr w:type="spellStart"/>
      <w:r w:rsidRPr="15457DA2">
        <w:rPr>
          <w:rFonts w:cs="Arial"/>
        </w:rPr>
        <w:t>defence</w:t>
      </w:r>
      <w:proofErr w:type="spellEnd"/>
      <w:r w:rsidRPr="15457DA2" w:rsidR="00F61C1A">
        <w:rPr>
          <w:rFonts w:cs="Arial"/>
        </w:rPr>
        <w:t xml:space="preserve"> that applies</w:t>
      </w:r>
      <w:r w:rsidRPr="15457DA2">
        <w:rPr>
          <w:rFonts w:cs="Arial"/>
        </w:rPr>
        <w:t xml:space="preserve"> the primary </w:t>
      </w:r>
      <w:proofErr w:type="spellStart"/>
      <w:r w:rsidRPr="15457DA2">
        <w:rPr>
          <w:rFonts w:cs="Arial"/>
        </w:rPr>
        <w:t>defence</w:t>
      </w:r>
      <w:proofErr w:type="spellEnd"/>
      <w:r w:rsidRPr="15457DA2">
        <w:rPr>
          <w:rFonts w:cs="Arial"/>
        </w:rPr>
        <w:t xml:space="preserve"> recommended by OWASP (n.d.). We always pass values as bound parameters, never string-formatted, so a value such as x' OR '1'='1 returns zero rows rather than </w:t>
      </w:r>
      <w:proofErr w:type="spellStart"/>
      <w:r w:rsidRPr="15457DA2">
        <w:rPr>
          <w:rFonts w:cs="Arial"/>
        </w:rPr>
        <w:t>truthifying</w:t>
      </w:r>
      <w:proofErr w:type="spellEnd"/>
      <w:r w:rsidRPr="15457DA2">
        <w:rPr>
          <w:rFonts w:cs="Arial"/>
        </w:rPr>
        <w:t xml:space="preserve"> the WHERE clause. Identifiers</w:t>
      </w:r>
      <w:r w:rsidRPr="15457DA2" w:rsidR="3B7FE2AF">
        <w:rPr>
          <w:rFonts w:cs="Arial"/>
        </w:rPr>
        <w:t>:</w:t>
      </w:r>
      <w:r w:rsidRPr="15457DA2">
        <w:rPr>
          <w:rFonts w:cs="Arial"/>
        </w:rPr>
        <w:t xml:space="preserve"> the table and column names used by our query builder</w:t>
      </w:r>
      <w:r w:rsidRPr="15457DA2" w:rsidR="0A6ABF80">
        <w:rPr>
          <w:rFonts w:cs="Arial"/>
        </w:rPr>
        <w:t>,</w:t>
      </w:r>
      <w:r w:rsidRPr="15457DA2">
        <w:rPr>
          <w:rFonts w:cs="Arial"/>
        </w:rPr>
        <w:t xml:space="preserve"> cannot be substituted by placeholders, so we restrict them to the whitelist in schema_meta.py, which the builder consults before generating any SQL. A column name such as nope; DROP TABLE students is rejected before any SQL is built. </w:t>
      </w:r>
    </w:p>
    <w:p w:rsidR="00B66764" w:rsidP="004F2246" w:rsidRDefault="004F2246" w14:paraId="3E89B85D" w14:textId="5E77FEF7">
      <w:pPr>
        <w:pStyle w:val="BodyText"/>
      </w:pPr>
      <w:r w:rsidRPr="15457DA2">
        <w:rPr>
          <w:rFonts w:cs="Arial"/>
        </w:rPr>
        <w:t>Three further design choices</w:t>
      </w:r>
      <w:r w:rsidRPr="15457DA2" w:rsidR="53175853">
        <w:rPr>
          <w:rFonts w:cs="Arial"/>
        </w:rPr>
        <w:t>:</w:t>
      </w:r>
      <w:r w:rsidRPr="15457DA2">
        <w:rPr>
          <w:rFonts w:cs="Arial"/>
        </w:rPr>
        <w:t xml:space="preserve"> </w:t>
      </w:r>
      <w:proofErr w:type="spellStart"/>
      <w:r w:rsidRPr="15457DA2">
        <w:rPr>
          <w:rFonts w:cs="Arial"/>
        </w:rPr>
        <w:t>Tkinter</w:t>
      </w:r>
      <w:proofErr w:type="spellEnd"/>
      <w:r w:rsidRPr="15457DA2">
        <w:rPr>
          <w:rFonts w:cs="Arial"/>
        </w:rPr>
        <w:t xml:space="preserve"> over a web front end, a static schema whitelist over runtime introspection, and a consolidated CREATE script over a migration script</w:t>
      </w:r>
      <w:r w:rsidRPr="15457DA2" w:rsidR="5EDA778D">
        <w:rPr>
          <w:rFonts w:cs="Arial"/>
        </w:rPr>
        <w:t>,</w:t>
      </w:r>
      <w:r w:rsidRPr="15457DA2">
        <w:rPr>
          <w:rFonts w:cs="Arial"/>
        </w:rPr>
        <w:t xml:space="preserve"> are defended in Appendix B.5, alongside the extended critical reflection.</w:t>
      </w:r>
    </w:p>
    <w:p w:rsidR="15457DA2" w:rsidRDefault="15457DA2" w14:paraId="0D5A3B96" w14:textId="64593BDA">
      <w:r>
        <w:br w:type="page"/>
      </w:r>
    </w:p>
    <w:p w:rsidRPr="00164B44" w:rsidR="004F2246" w:rsidP="004F2246" w:rsidRDefault="004F2246" w14:paraId="44728DC5" w14:textId="2EE7CA30">
      <w:pPr>
        <w:pStyle w:val="Heading1"/>
        <w:ind w:left="0"/>
        <w:rPr>
          <w:rFonts w:ascii="Arial" w:hAnsi="Arial" w:cs="Arial"/>
          <w:lang w:eastAsia="zh-TW"/>
        </w:rPr>
      </w:pPr>
      <w:bookmarkStart w:name="_Toc235419789" w:id="27"/>
      <w:r w:rsidRPr="15457DA2">
        <w:rPr>
          <w:rFonts w:ascii="Arial" w:hAnsi="Arial" w:cs="Arial"/>
          <w:lang w:eastAsia="zh-TW"/>
        </w:rPr>
        <w:t>Seed Data and Test Strategy</w:t>
      </w:r>
      <w:bookmarkEnd w:id="27"/>
    </w:p>
    <w:p w:rsidR="004F2246" w:rsidP="004F2246" w:rsidRDefault="004F2246" w14:paraId="79B58B11" w14:textId="77777777">
      <w:pPr>
        <w:pStyle w:val="BodyText"/>
        <w:rPr>
          <w:lang w:eastAsia="zh-TW"/>
        </w:rPr>
      </w:pPr>
      <w:r>
        <w:rPr>
          <w:lang w:eastAsia="zh-TW"/>
        </w:rPr>
        <w:t xml:space="preserve">We engineered our seed data for falsifiability: every query has rows that must match and rows that must not. Our </w:t>
      </w:r>
      <w:proofErr w:type="spellStart"/>
      <w:r>
        <w:rPr>
          <w:lang w:eastAsia="zh-TW"/>
        </w:rPr>
        <w:t>dummy_data.sql</w:t>
      </w:r>
      <w:proofErr w:type="spellEnd"/>
      <w:r>
        <w:rPr>
          <w:lang w:eastAsia="zh-TW"/>
        </w:rPr>
        <w:t xml:space="preserve"> includes Chen Wei with an average of exactly 70.0 (excluded by the strict &gt; 70 in query five), George Papadopoulos at 69.0 (just below), a </w:t>
      </w:r>
      <w:proofErr w:type="spellStart"/>
      <w:r>
        <w:rPr>
          <w:lang w:eastAsia="zh-TW"/>
        </w:rPr>
        <w:t>graduated</w:t>
      </w:r>
      <w:proofErr w:type="spellEnd"/>
      <w:r>
        <w:rPr>
          <w:lang w:eastAsia="zh-TW"/>
        </w:rPr>
        <w:t xml:space="preserve"> student (Jack Nowak), a deferred student (Ibrahim Diallo) and a failing grade (Julia Nowak's 32). Our </w:t>
      </w:r>
      <w:proofErr w:type="spellStart"/>
      <w:r>
        <w:rPr>
          <w:lang w:eastAsia="zh-TW"/>
        </w:rPr>
        <w:t>programme</w:t>
      </w:r>
      <w:proofErr w:type="spellEnd"/>
      <w:r>
        <w:rPr>
          <w:lang w:eastAsia="zh-TW"/>
        </w:rPr>
        <w:t xml:space="preserve"> durations span one to five years, so the final-year expression is exercised across all shapes. </w:t>
      </w:r>
    </w:p>
    <w:p w:rsidR="00344D7C" w:rsidP="00344D7C" w:rsidRDefault="004F2246" w14:paraId="01509EBB" w14:textId="77909C5D">
      <w:pPr>
        <w:pStyle w:val="BodyText"/>
        <w:rPr>
          <w:lang w:eastAsia="zh-TW"/>
        </w:rPr>
      </w:pPr>
      <w:r w:rsidRPr="15457DA2">
        <w:rPr>
          <w:lang w:eastAsia="zh-TW"/>
        </w:rPr>
        <w:t xml:space="preserve">Our </w:t>
      </w:r>
      <w:proofErr w:type="spellStart"/>
      <w:r w:rsidRPr="15457DA2">
        <w:rPr>
          <w:lang w:eastAsia="zh-TW"/>
        </w:rPr>
        <w:t>unittest</w:t>
      </w:r>
      <w:proofErr w:type="spellEnd"/>
      <w:r w:rsidRPr="15457DA2">
        <w:rPr>
          <w:lang w:eastAsia="zh-TW"/>
        </w:rPr>
        <w:t xml:space="preserve"> test suite covers every module in </w:t>
      </w:r>
      <w:proofErr w:type="spellStart"/>
      <w:r w:rsidRPr="15457DA2">
        <w:rPr>
          <w:lang w:eastAsia="zh-TW"/>
        </w:rPr>
        <w:t>src</w:t>
      </w:r>
      <w:proofErr w:type="spellEnd"/>
      <w:r w:rsidRPr="15457DA2">
        <w:rPr>
          <w:lang w:eastAsia="zh-TW"/>
        </w:rPr>
        <w:t xml:space="preserve">/ against an in-memory SQLite copy of the real schema and data. We chose </w:t>
      </w:r>
      <w:proofErr w:type="spellStart"/>
      <w:r w:rsidRPr="15457DA2">
        <w:rPr>
          <w:lang w:eastAsia="zh-TW"/>
        </w:rPr>
        <w:t>unittest</w:t>
      </w:r>
      <w:proofErr w:type="spellEnd"/>
      <w:r w:rsidRPr="15457DA2">
        <w:rPr>
          <w:lang w:eastAsia="zh-TW"/>
        </w:rPr>
        <w:t xml:space="preserve"> over the more popular </w:t>
      </w:r>
      <w:proofErr w:type="spellStart"/>
      <w:r w:rsidRPr="15457DA2">
        <w:rPr>
          <w:lang w:eastAsia="zh-TW"/>
        </w:rPr>
        <w:t>pytest</w:t>
      </w:r>
      <w:proofErr w:type="spellEnd"/>
      <w:r w:rsidRPr="15457DA2">
        <w:rPr>
          <w:lang w:eastAsia="zh-TW"/>
        </w:rPr>
        <w:t xml:space="preserve"> to preserve a zero-dependency guarantee: our entire system</w:t>
      </w:r>
      <w:r w:rsidRPr="15457DA2" w:rsidR="21649A35">
        <w:rPr>
          <w:lang w:eastAsia="zh-TW"/>
        </w:rPr>
        <w:t>,</w:t>
      </w:r>
      <w:r w:rsidRPr="15457DA2">
        <w:rPr>
          <w:lang w:eastAsia="zh-TW"/>
        </w:rPr>
        <w:t xml:space="preserve"> </w:t>
      </w:r>
      <w:r w:rsidRPr="15457DA2" w:rsidR="00F61C1A">
        <w:rPr>
          <w:lang w:eastAsia="zh-TW"/>
        </w:rPr>
        <w:t>the application, both interfaces, and the test suite</w:t>
      </w:r>
      <w:r w:rsidRPr="15457DA2" w:rsidR="020FB9B6">
        <w:rPr>
          <w:lang w:eastAsia="zh-TW"/>
        </w:rPr>
        <w:t>,</w:t>
      </w:r>
      <w:r w:rsidRPr="15457DA2" w:rsidR="00F61C1A">
        <w:rPr>
          <w:lang w:eastAsia="zh-TW"/>
        </w:rPr>
        <w:t xml:space="preserve"> runs on a bare Python installation</w:t>
      </w:r>
      <w:r w:rsidRPr="15457DA2">
        <w:rPr>
          <w:lang w:eastAsia="zh-TW"/>
        </w:rPr>
        <w:t xml:space="preserve">. </w:t>
      </w:r>
      <w:r w:rsidRPr="15457DA2">
        <w:rPr>
          <w:lang w:eastAsia="zh-TW"/>
        </w:rPr>
        <w:br w:type="page"/>
      </w:r>
      <w:bookmarkStart w:name="_Toc235419790" w:id="28"/>
    </w:p>
    <w:p w:rsidRPr="00344D7C" w:rsidR="004F2246" w:rsidP="00344D7C" w:rsidRDefault="004F2246" w14:paraId="07905DFF" w14:textId="0CE62AA7">
      <w:pPr>
        <w:pStyle w:val="Heading1"/>
        <w:ind w:left="0"/>
        <w:rPr>
          <w:rFonts w:ascii="Arial" w:hAnsi="Arial" w:cs="Arial"/>
          <w:lang w:eastAsia="zh-TW"/>
        </w:rPr>
      </w:pPr>
      <w:r w:rsidRPr="00344D7C">
        <w:rPr>
          <w:rFonts w:ascii="Arial" w:hAnsi="Arial" w:cs="Arial"/>
          <w:lang w:eastAsia="zh-TW"/>
        </w:rPr>
        <w:t>User Acceptance Testing</w:t>
      </w:r>
      <w:bookmarkEnd w:id="28"/>
    </w:p>
    <w:p w:rsidR="00C417EA" w:rsidP="00C417EA" w:rsidRDefault="00C417EA" w14:paraId="16CF29A8" w14:textId="5ECD2023">
      <w:pPr>
        <w:pStyle w:val="BodyText"/>
        <w:rPr>
          <w:lang w:eastAsia="zh-TW"/>
        </w:rPr>
      </w:pPr>
      <w:r w:rsidRPr="15457DA2">
        <w:rPr>
          <w:lang w:eastAsia="zh-TW"/>
        </w:rPr>
        <w:t>Our full UAT evidence</w:t>
      </w:r>
      <w:r w:rsidRPr="15457DA2" w:rsidR="3A090922">
        <w:rPr>
          <w:lang w:eastAsia="zh-TW"/>
        </w:rPr>
        <w:t>,</w:t>
      </w:r>
      <w:r w:rsidRPr="15457DA2">
        <w:rPr>
          <w:lang w:eastAsia="zh-TW"/>
        </w:rPr>
        <w:t xml:space="preserve"> seven test cases and ten annotated screenshots</w:t>
      </w:r>
      <w:r w:rsidRPr="15457DA2" w:rsidR="6539A6B7">
        <w:rPr>
          <w:lang w:eastAsia="zh-TW"/>
        </w:rPr>
        <w:t>,</w:t>
      </w:r>
      <w:r w:rsidRPr="15457DA2">
        <w:rPr>
          <w:lang w:eastAsia="zh-TW"/>
        </w:rPr>
        <w:t xml:space="preserve"> is in Appendix A. We tested against ~400 rows of seed data using both the GUI and CLI; all seven cases passed. Two examples illustrate the value of the approach. </w:t>
      </w:r>
    </w:p>
    <w:p w:rsidR="00C417EA" w:rsidP="00C417EA" w:rsidRDefault="00C417EA" w14:paraId="0A9E406A" w14:textId="091AA310">
      <w:pPr>
        <w:pStyle w:val="BodyText"/>
        <w:rPr>
          <w:lang w:eastAsia="zh-TW"/>
        </w:rPr>
      </w:pPr>
      <w:r w:rsidRPr="00C417EA">
        <w:rPr>
          <w:b/>
          <w:bCs/>
          <w:lang w:eastAsia="zh-TW"/>
        </w:rPr>
        <w:t>Safe query</w:t>
      </w:r>
      <w:r w:rsidR="00442720">
        <w:rPr>
          <w:rFonts w:hint="eastAsia"/>
          <w:lang w:eastAsia="zh-TW"/>
        </w:rPr>
        <w:t xml:space="preserve">: </w:t>
      </w:r>
      <w:r w:rsidRPr="00442720">
        <w:rPr>
          <w:b/>
          <w:bCs/>
          <w:lang w:eastAsia="zh-TW"/>
        </w:rPr>
        <w:t>an aggregate report validated by boundary rows</w:t>
      </w:r>
      <w:r>
        <w:rPr>
          <w:lang w:eastAsia="zh-TW"/>
        </w:rPr>
        <w:t xml:space="preserve">. In UAT-03 (Appendix A, Figure 6), our "final-year students with an average grade above a threshold" query returned seven students at threshold = 70. Critically, Chen Wei (average 70.0) and George Papadopoulos (average 69.0) do not appear, confirming the strict &gt; semantics and correct handling of the boundary; graduated students are also correctly excluded. Demonstrating an absent row proves more than showing a present one. </w:t>
      </w:r>
    </w:p>
    <w:p w:rsidR="00C417EA" w:rsidP="00C417EA" w:rsidRDefault="00C417EA" w14:paraId="210D155F" w14:textId="52F3429E">
      <w:pPr>
        <w:pStyle w:val="BodyText"/>
        <w:rPr>
          <w:lang w:eastAsia="zh-TW"/>
        </w:rPr>
      </w:pPr>
      <w:r w:rsidRPr="15457DA2">
        <w:rPr>
          <w:b/>
          <w:bCs/>
          <w:lang w:eastAsia="zh-TW"/>
        </w:rPr>
        <w:t>Failed query</w:t>
      </w:r>
      <w:r w:rsidRPr="15457DA2" w:rsidR="00442720">
        <w:rPr>
          <w:lang w:eastAsia="zh-TW"/>
        </w:rPr>
        <w:t xml:space="preserve">: </w:t>
      </w:r>
      <w:r w:rsidRPr="15457DA2">
        <w:rPr>
          <w:b/>
          <w:bCs/>
          <w:lang w:eastAsia="zh-TW"/>
        </w:rPr>
        <w:t xml:space="preserve">a safe </w:t>
      </w:r>
      <w:proofErr w:type="gramStart"/>
      <w:r w:rsidRPr="15457DA2">
        <w:rPr>
          <w:b/>
          <w:bCs/>
          <w:lang w:eastAsia="zh-TW"/>
        </w:rPr>
        <w:t>fail</w:t>
      </w:r>
      <w:proofErr w:type="gramEnd"/>
      <w:r w:rsidRPr="15457DA2">
        <w:rPr>
          <w:b/>
          <w:bCs/>
          <w:lang w:eastAsia="zh-TW"/>
        </w:rPr>
        <w:t xml:space="preserve"> from missing input</w:t>
      </w:r>
      <w:r w:rsidRPr="15457DA2">
        <w:rPr>
          <w:lang w:eastAsia="zh-TW"/>
        </w:rPr>
        <w:t>. In UAT-02 (Appendix A, Figure 5), leaving the Lecturer surname field blank raised a "Missing input" dialog and executed no SQL. Our GUI's validation loop checks each parameter before dispatching the runner</w:t>
      </w:r>
      <w:r w:rsidRPr="15457DA2" w:rsidR="26100E17">
        <w:rPr>
          <w:lang w:eastAsia="zh-TW"/>
        </w:rPr>
        <w:t>:</w:t>
      </w:r>
      <w:r w:rsidRPr="15457DA2">
        <w:rPr>
          <w:lang w:eastAsia="zh-TW"/>
        </w:rPr>
        <w:t xml:space="preserve"> a deliberate choice to prevent incomplete queries reaching the database and returning misleading results. </w:t>
      </w:r>
    </w:p>
    <w:p w:rsidRPr="008E5285" w:rsidR="008E5285" w:rsidP="00C417EA" w:rsidRDefault="00C417EA" w14:paraId="5E27D08F" w14:textId="0343EEFC">
      <w:pPr>
        <w:pStyle w:val="BodyText"/>
      </w:pPr>
      <w:r w:rsidRPr="15457DA2">
        <w:rPr>
          <w:lang w:eastAsia="zh-TW"/>
        </w:rPr>
        <w:t>The equivalent CLI outputs</w:t>
      </w:r>
      <w:r w:rsidRPr="15457DA2" w:rsidR="0BB994D2">
        <w:rPr>
          <w:lang w:eastAsia="zh-TW"/>
        </w:rPr>
        <w:t>;</w:t>
      </w:r>
      <w:r w:rsidRPr="15457DA2">
        <w:rPr>
          <w:lang w:eastAsia="zh-TW"/>
        </w:rPr>
        <w:t xml:space="preserve"> menu, results table </w:t>
      </w:r>
      <w:proofErr w:type="gramStart"/>
      <w:r w:rsidRPr="15457DA2">
        <w:rPr>
          <w:lang w:eastAsia="zh-TW"/>
        </w:rPr>
        <w:t>and ?</w:t>
      </w:r>
      <w:proofErr w:type="gramEnd"/>
      <w:r w:rsidRPr="15457DA2">
        <w:rPr>
          <w:lang w:eastAsia="zh-TW"/>
        </w:rPr>
        <w:t xml:space="preserve"> parameter listing (Appendix A.4, Figures 12–14)</w:t>
      </w:r>
      <w:r w:rsidRPr="15457DA2" w:rsidR="4F315CCE">
        <w:rPr>
          <w:lang w:eastAsia="zh-TW"/>
        </w:rPr>
        <w:t>,</w:t>
      </w:r>
      <w:r w:rsidRPr="15457DA2">
        <w:rPr>
          <w:lang w:eastAsia="zh-TW"/>
        </w:rPr>
        <w:t xml:space="preserve"> confirm that our catalogue-driven architecture holds across both interfaces.</w:t>
      </w:r>
    </w:p>
    <w:p w:rsidR="15457DA2" w:rsidRDefault="15457DA2" w14:paraId="1B00ED26" w14:textId="557C4B01">
      <w:r>
        <w:br w:type="page"/>
      </w:r>
    </w:p>
    <w:p w:rsidR="004F2246" w:rsidP="004F2246" w:rsidRDefault="004F2246" w14:paraId="4872B18A" w14:textId="2486F597">
      <w:pPr>
        <w:pStyle w:val="Heading1"/>
        <w:ind w:left="0"/>
        <w:rPr>
          <w:rFonts w:ascii="Arial" w:hAnsi="Arial" w:cs="Arial"/>
          <w:lang w:eastAsia="zh-TW"/>
        </w:rPr>
      </w:pPr>
      <w:bookmarkStart w:name="_Toc235419791" w:id="29"/>
      <w:r w:rsidRPr="15457DA2">
        <w:rPr>
          <w:rFonts w:ascii="Arial" w:hAnsi="Arial" w:cs="Arial"/>
          <w:lang w:eastAsia="zh-TW"/>
        </w:rPr>
        <w:t>Known Limitations and Extension Path</w:t>
      </w:r>
      <w:bookmarkEnd w:id="29"/>
    </w:p>
    <w:p w:rsidR="004F2246" w:rsidP="004F2246" w:rsidRDefault="004F2246" w14:paraId="7311D3EC" w14:textId="42B7EB45">
      <w:pPr>
        <w:pStyle w:val="BodyText"/>
        <w:rPr>
          <w:lang w:eastAsia="zh-TW"/>
        </w:rPr>
      </w:pPr>
      <w:r w:rsidRPr="15457DA2">
        <w:rPr>
          <w:lang w:eastAsia="zh-TW"/>
        </w:rPr>
        <w:t>The most significant modelling flaw we identified</w:t>
      </w:r>
      <w:r w:rsidRPr="15457DA2" w:rsidR="61225250">
        <w:rPr>
          <w:lang w:eastAsia="zh-TW"/>
        </w:rPr>
        <w:t>,</w:t>
      </w:r>
      <w:r w:rsidRPr="15457DA2">
        <w:rPr>
          <w:lang w:eastAsia="zh-TW"/>
        </w:rPr>
        <w:t xml:space="preserve"> and the strongest single item for critical reflection</w:t>
      </w:r>
      <w:r w:rsidRPr="15457DA2" w:rsidR="21C5EE14">
        <w:rPr>
          <w:lang w:eastAsia="zh-TW"/>
        </w:rPr>
        <w:t>,</w:t>
      </w:r>
      <w:r w:rsidRPr="15457DA2">
        <w:rPr>
          <w:lang w:eastAsia="zh-TW"/>
        </w:rPr>
        <w:t xml:space="preserve"> is that teaching is currently derived from enrolments. We have no </w:t>
      </w:r>
      <w:proofErr w:type="spellStart"/>
      <w:r w:rsidRPr="15457DA2">
        <w:rPr>
          <w:lang w:eastAsia="zh-TW"/>
        </w:rPr>
        <w:t>course_lecturers</w:t>
      </w:r>
      <w:proofErr w:type="spellEnd"/>
      <w:r w:rsidRPr="15457DA2">
        <w:rPr>
          <w:lang w:eastAsia="zh-TW"/>
        </w:rPr>
        <w:t xml:space="preserve"> assignment table, so "who teaches course X" comes from </w:t>
      </w:r>
      <w:proofErr w:type="spellStart"/>
      <w:proofErr w:type="gramStart"/>
      <w:r w:rsidRPr="15457DA2">
        <w:rPr>
          <w:lang w:eastAsia="zh-TW"/>
        </w:rPr>
        <w:t>enrollments.lecturer</w:t>
      </w:r>
      <w:proofErr w:type="gramEnd"/>
      <w:r w:rsidRPr="15457DA2">
        <w:rPr>
          <w:lang w:eastAsia="zh-TW"/>
        </w:rPr>
        <w:t>_id</w:t>
      </w:r>
      <w:proofErr w:type="spellEnd"/>
      <w:r w:rsidRPr="15457DA2">
        <w:rPr>
          <w:lang w:eastAsia="zh-TW"/>
        </w:rPr>
        <w:t>. A course with no students</w:t>
      </w:r>
      <w:r w:rsidRPr="15457DA2" w:rsidR="00442720">
        <w:rPr>
          <w:lang w:eastAsia="zh-TW"/>
        </w:rPr>
        <w:t>,</w:t>
      </w:r>
      <w:r w:rsidRPr="15457DA2">
        <w:rPr>
          <w:lang w:eastAsia="zh-TW"/>
        </w:rPr>
        <w:t xml:space="preserve"> therefore</w:t>
      </w:r>
      <w:r w:rsidRPr="15457DA2" w:rsidR="00442720">
        <w:rPr>
          <w:lang w:eastAsia="zh-TW"/>
        </w:rPr>
        <w:t>,</w:t>
      </w:r>
      <w:r w:rsidRPr="15457DA2">
        <w:rPr>
          <w:lang w:eastAsia="zh-TW"/>
        </w:rPr>
        <w:t xml:space="preserve"> has no lecturer in our system, an existence dependency we created by inferring a relationship instead of storing it. We discovered this during testing when the elective "Business Strategy" had no lecturer visible; we corrected the seed data and added a data-integrity test asserting "every course has a lecturer", but the correct long-term fix is a dedicated </w:t>
      </w:r>
      <w:proofErr w:type="spellStart"/>
      <w:r w:rsidRPr="15457DA2">
        <w:rPr>
          <w:lang w:eastAsia="zh-TW"/>
        </w:rPr>
        <w:t>course_lecturers</w:t>
      </w:r>
      <w:proofErr w:type="spellEnd"/>
      <w:r w:rsidRPr="15457DA2">
        <w:rPr>
          <w:lang w:eastAsia="zh-TW"/>
        </w:rPr>
        <w:t xml:space="preserve"> table. </w:t>
      </w:r>
    </w:p>
    <w:p w:rsidR="004F2246" w:rsidP="004F2246" w:rsidRDefault="004F2246" w14:paraId="0DFBE7F1" w14:textId="1ABF8817">
      <w:pPr>
        <w:pStyle w:val="BodyText"/>
      </w:pPr>
      <w:r w:rsidRPr="15457DA2">
        <w:rPr>
          <w:lang w:eastAsia="zh-TW"/>
        </w:rPr>
        <w:t xml:space="preserve">Our application is also </w:t>
      </w:r>
      <w:proofErr w:type="gramStart"/>
      <w:r w:rsidRPr="15457DA2">
        <w:rPr>
          <w:lang w:eastAsia="zh-TW"/>
        </w:rPr>
        <w:t>single-user</w:t>
      </w:r>
      <w:proofErr w:type="gramEnd"/>
      <w:r w:rsidRPr="15457DA2">
        <w:rPr>
          <w:lang w:eastAsia="zh-TW"/>
        </w:rPr>
        <w:t xml:space="preserve"> by design, has no authentication, and is read-only. Because we hold personal data</w:t>
      </w:r>
      <w:r w:rsidRPr="15457DA2" w:rsidR="59BE8B00">
        <w:rPr>
          <w:lang w:eastAsia="zh-TW"/>
        </w:rPr>
        <w:t>,</w:t>
      </w:r>
      <w:r w:rsidRPr="15457DA2">
        <w:rPr>
          <w:lang w:eastAsia="zh-TW"/>
        </w:rPr>
        <w:t xml:space="preserve"> contact details and disciplinary records</w:t>
      </w:r>
      <w:r w:rsidRPr="15457DA2" w:rsidR="20FF0D46">
        <w:rPr>
          <w:lang w:eastAsia="zh-TW"/>
        </w:rPr>
        <w:t>,</w:t>
      </w:r>
      <w:r w:rsidRPr="15457DA2">
        <w:rPr>
          <w:lang w:eastAsia="zh-TW"/>
        </w:rPr>
        <w:t xml:space="preserve"> any multi-user deployment would fall within the scope of the General Data Protection Regulation, which requires that personal data be processed lawfully and securely, with appropriate access controls and integrity safeguards (European Parliament and Council of the European Union, 2016). Role-based access control would therefore be a prerequisite, not an optional extra. Our </w:t>
      </w:r>
      <w:proofErr w:type="spellStart"/>
      <w:r w:rsidRPr="15457DA2">
        <w:rPr>
          <w:lang w:eastAsia="zh-TW"/>
        </w:rPr>
        <w:t>prioritised</w:t>
      </w:r>
      <w:proofErr w:type="spellEnd"/>
      <w:r w:rsidRPr="15457DA2">
        <w:rPr>
          <w:lang w:eastAsia="zh-TW"/>
        </w:rPr>
        <w:t xml:space="preserve"> extension roadmap</w:t>
      </w:r>
      <w:r w:rsidRPr="15457DA2" w:rsidR="73B7BAE5">
        <w:rPr>
          <w:lang w:eastAsia="zh-TW"/>
        </w:rPr>
        <w:t>,</w:t>
      </w:r>
      <w:r w:rsidRPr="15457DA2">
        <w:rPr>
          <w:lang w:eastAsia="zh-TW"/>
        </w:rPr>
        <w:t xml:space="preserve"> from a shared departmental server through to cloud deployment</w:t>
      </w:r>
      <w:r w:rsidRPr="15457DA2" w:rsidR="4B78E312">
        <w:rPr>
          <w:lang w:eastAsia="zh-TW"/>
        </w:rPr>
        <w:t>,</w:t>
      </w:r>
      <w:r w:rsidRPr="15457DA2">
        <w:rPr>
          <w:lang w:eastAsia="zh-TW"/>
        </w:rPr>
        <w:t xml:space="preserve"> is documented in Appendix B.</w:t>
      </w:r>
    </w:p>
    <w:p w:rsidR="15457DA2" w:rsidRDefault="15457DA2" w14:paraId="7F30D809" w14:textId="5954F43F">
      <w:r>
        <w:br w:type="page"/>
      </w:r>
    </w:p>
    <w:p w:rsidR="004F2246" w:rsidP="004F2246" w:rsidRDefault="004F2246" w14:paraId="13FDCEE9" w14:textId="2D2395CF">
      <w:pPr>
        <w:pStyle w:val="Heading1"/>
        <w:ind w:left="0"/>
        <w:rPr>
          <w:rFonts w:ascii="Arial" w:hAnsi="Arial" w:cs="Arial"/>
          <w:lang w:eastAsia="zh-TW"/>
        </w:rPr>
      </w:pPr>
      <w:bookmarkStart w:name="_Toc235419792" w:id="30"/>
      <w:r w:rsidRPr="15457DA2">
        <w:rPr>
          <w:rFonts w:ascii="Arial" w:hAnsi="Arial" w:cs="Arial"/>
          <w:lang w:eastAsia="zh-TW"/>
        </w:rPr>
        <w:t>Conclusions</w:t>
      </w:r>
      <w:bookmarkEnd w:id="30"/>
    </w:p>
    <w:p w:rsidRPr="004F2246" w:rsidR="004F2246" w:rsidP="004F2246" w:rsidRDefault="004F2246" w14:paraId="0AF789A1" w14:textId="1AEA079E">
      <w:pPr>
        <w:pStyle w:val="BodyText"/>
        <w:rPr>
          <w:lang w:eastAsia="zh-TW"/>
        </w:rPr>
      </w:pPr>
      <w:r w:rsidRPr="15457DA2">
        <w:rPr>
          <w:lang w:eastAsia="zh-TW"/>
        </w:rPr>
        <w:t xml:space="preserve">We have delivered a </w:t>
      </w:r>
      <w:proofErr w:type="spellStart"/>
      <w:r w:rsidRPr="15457DA2">
        <w:rPr>
          <w:lang w:eastAsia="zh-TW"/>
        </w:rPr>
        <w:t>normalised</w:t>
      </w:r>
      <w:proofErr w:type="spellEnd"/>
      <w:r w:rsidRPr="15457DA2">
        <w:rPr>
          <w:lang w:eastAsia="zh-TW"/>
        </w:rPr>
        <w:t xml:space="preserve"> 20-table university record system with two Python interfaces, nine </w:t>
      </w:r>
      <w:proofErr w:type="spellStart"/>
      <w:r w:rsidRPr="15457DA2">
        <w:rPr>
          <w:lang w:eastAsia="zh-TW"/>
        </w:rPr>
        <w:t>parameterised</w:t>
      </w:r>
      <w:proofErr w:type="spellEnd"/>
      <w:r w:rsidRPr="15457DA2">
        <w:rPr>
          <w:lang w:eastAsia="zh-TW"/>
        </w:rPr>
        <w:t xml:space="preserve"> queries, dual SQLite/MySQL </w:t>
      </w:r>
      <w:r w:rsidRPr="15457DA2" w:rsidR="00F61C1A">
        <w:rPr>
          <w:lang w:eastAsia="zh-TW"/>
        </w:rPr>
        <w:t>backends, comprehensive unit testing,</w:t>
      </w:r>
      <w:r w:rsidRPr="15457DA2">
        <w:rPr>
          <w:lang w:eastAsia="zh-TW"/>
        </w:rPr>
        <w:t xml:space="preserve"> and PEP-8-compliant code. Our layered architecture and zero-dependency test suite absorbed </w:t>
      </w:r>
      <w:proofErr w:type="gramStart"/>
      <w:r w:rsidRPr="15457DA2">
        <w:rPr>
          <w:lang w:eastAsia="zh-TW"/>
        </w:rPr>
        <w:t>a mid</w:t>
      </w:r>
      <w:proofErr w:type="gramEnd"/>
      <w:r w:rsidRPr="15457DA2">
        <w:rPr>
          <w:lang w:eastAsia="zh-TW"/>
        </w:rPr>
        <w:t xml:space="preserve">-project schema </w:t>
      </w:r>
      <w:proofErr w:type="spellStart"/>
      <w:r w:rsidRPr="15457DA2">
        <w:rPr>
          <w:lang w:eastAsia="zh-TW"/>
        </w:rPr>
        <w:t>normalisation</w:t>
      </w:r>
      <w:proofErr w:type="spellEnd"/>
      <w:r w:rsidRPr="15457DA2">
        <w:rPr>
          <w:lang w:eastAsia="zh-TW"/>
        </w:rPr>
        <w:t xml:space="preserve"> without incident and, as Appendix B expands, give us a clear path from this MVP to a multi-user production deployment. Beyond simply delivering the system, working through it has taught us to defend our design choices against the alternatives we rejected</w:t>
      </w:r>
      <w:r w:rsidRPr="15457DA2" w:rsidR="1EF69D4C">
        <w:rPr>
          <w:lang w:eastAsia="zh-TW"/>
        </w:rPr>
        <w:t>;</w:t>
      </w:r>
      <w:r w:rsidRPr="15457DA2">
        <w:rPr>
          <w:lang w:eastAsia="zh-TW"/>
        </w:rPr>
        <w:t xml:space="preserve"> a habit we intend to carry into future work. Our UAT (Appendix A) confirms that </w:t>
      </w:r>
      <w:r w:rsidRPr="15457DA2" w:rsidR="007D501D">
        <w:rPr>
          <w:lang w:eastAsia="zh-TW"/>
        </w:rPr>
        <w:t>all functional requirements in the brief are</w:t>
      </w:r>
      <w:r w:rsidRPr="15457DA2">
        <w:rPr>
          <w:lang w:eastAsia="zh-TW"/>
        </w:rPr>
        <w:t xml:space="preserve"> met.</w:t>
      </w:r>
    </w:p>
    <w:p w:rsidRPr="00060902" w:rsidR="004F2246" w:rsidP="004F2246" w:rsidRDefault="00B66764" w14:paraId="556795D1" w14:textId="3AB0347B">
      <w:pPr>
        <w:pStyle w:val="Heading1"/>
        <w:numPr>
          <w:ilvl w:val="0"/>
          <w:numId w:val="0"/>
        </w:numPr>
        <w:rPr>
          <w:rFonts w:ascii="Arial" w:hAnsi="Arial" w:cs="Arial"/>
        </w:rPr>
      </w:pPr>
      <w:r>
        <w:br w:type="page"/>
      </w:r>
      <w:bookmarkStart w:name="_Toc235419793" w:id="31"/>
      <w:r w:rsidRPr="00060902" w:rsidR="00C673FA">
        <w:rPr>
          <w:rFonts w:ascii="Arial" w:hAnsi="Arial" w:cs="Arial"/>
        </w:rPr>
        <w:t>R</w:t>
      </w:r>
      <w:bookmarkEnd w:id="31"/>
      <w:r w:rsidR="005D00F3">
        <w:rPr>
          <w:rFonts w:ascii="Arial" w:hAnsi="Arial" w:cs="Arial"/>
        </w:rPr>
        <w:t>eferences</w:t>
      </w:r>
    </w:p>
    <w:p w:rsidRPr="00256245" w:rsidR="00256245" w:rsidP="00256245" w:rsidRDefault="00256245" w14:paraId="52CA7F94" w14:textId="04D60552">
      <w:pPr>
        <w:spacing w:before="100" w:beforeAutospacing="1" w:after="100" w:afterAutospacing="1" w:line="300" w:lineRule="atLeast"/>
        <w:rPr>
          <w:rFonts w:ascii="Arial" w:hAnsi="Arial" w:eastAsia="Times New Roman" w:cs="Arial"/>
          <w:sz w:val="21"/>
          <w:szCs w:val="21"/>
          <w:lang w:eastAsia="zh-TW" w:bidi="ar-SA"/>
        </w:rPr>
      </w:pPr>
      <w:r w:rsidRPr="00256245">
        <w:rPr>
          <w:rFonts w:ascii="Arial" w:hAnsi="Arial" w:eastAsia="Times New Roman" w:cs="Arial"/>
          <w:sz w:val="21"/>
          <w:szCs w:val="21"/>
          <w:lang w:eastAsia="zh-TW" w:bidi="ar-SA"/>
        </w:rPr>
        <w:t xml:space="preserve">Codd, E.F. (1970) 'A relational model of data for </w:t>
      </w:r>
      <w:proofErr w:type="gramStart"/>
      <w:r w:rsidRPr="00256245">
        <w:rPr>
          <w:rFonts w:ascii="Arial" w:hAnsi="Arial" w:eastAsia="Times New Roman" w:cs="Arial"/>
          <w:sz w:val="21"/>
          <w:szCs w:val="21"/>
          <w:lang w:eastAsia="zh-TW" w:bidi="ar-SA"/>
        </w:rPr>
        <w:t>large shared</w:t>
      </w:r>
      <w:proofErr w:type="gramEnd"/>
      <w:r w:rsidRPr="00256245">
        <w:rPr>
          <w:rFonts w:ascii="Arial" w:hAnsi="Arial" w:eastAsia="Times New Roman" w:cs="Arial"/>
          <w:sz w:val="21"/>
          <w:szCs w:val="21"/>
          <w:lang w:eastAsia="zh-TW" w:bidi="ar-SA"/>
        </w:rPr>
        <w:t xml:space="preserve"> data banks', </w:t>
      </w:r>
      <w:r w:rsidRPr="00256245">
        <w:rPr>
          <w:rFonts w:ascii="Arial" w:hAnsi="Arial" w:eastAsia="Times New Roman" w:cs="Arial"/>
          <w:i/>
          <w:iCs/>
          <w:sz w:val="21"/>
          <w:szCs w:val="21"/>
          <w:lang w:eastAsia="zh-TW" w:bidi="ar-SA"/>
        </w:rPr>
        <w:t>Communications of the ACM</w:t>
      </w:r>
      <w:r w:rsidRPr="00256245">
        <w:rPr>
          <w:rFonts w:ascii="Arial" w:hAnsi="Arial" w:eastAsia="Times New Roman" w:cs="Arial"/>
          <w:sz w:val="21"/>
          <w:szCs w:val="21"/>
          <w:lang w:eastAsia="zh-TW" w:bidi="ar-SA"/>
        </w:rPr>
        <w:t xml:space="preserve">, 13(6), pp. 377–387. Available at: </w:t>
      </w:r>
      <w:hyperlink w:history="1" r:id="rId13">
        <w:r w:rsidRPr="00256245">
          <w:rPr>
            <w:rStyle w:val="Hyperlink"/>
            <w:rFonts w:ascii="Arial" w:hAnsi="Arial" w:eastAsia="Times New Roman" w:cs="Arial"/>
            <w:sz w:val="21"/>
            <w:szCs w:val="21"/>
            <w:lang w:eastAsia="zh-TW" w:bidi="ar-SA"/>
          </w:rPr>
          <w:t>https://web.eecs.umich.edu/~michjc/eecs584/Papers/codd_1970.pdf</w:t>
        </w:r>
      </w:hyperlink>
      <w:r w:rsidRPr="00256245">
        <w:rPr>
          <w:rFonts w:ascii="Arial" w:hAnsi="Arial" w:eastAsia="Times New Roman" w:cs="Arial"/>
          <w:sz w:val="21"/>
          <w:szCs w:val="21"/>
          <w:lang w:eastAsia="zh-TW" w:bidi="ar-SA"/>
        </w:rPr>
        <w:t xml:space="preserve"> (Accessed: 19 July 2026).</w:t>
      </w:r>
    </w:p>
    <w:p w:rsidRPr="00256245" w:rsidR="00256245" w:rsidP="00256245" w:rsidRDefault="00256245" w14:paraId="3D8D3B8A" w14:textId="56F05A4E">
      <w:pPr>
        <w:spacing w:before="100" w:beforeAutospacing="1" w:after="100" w:afterAutospacing="1" w:line="300" w:lineRule="atLeast"/>
        <w:rPr>
          <w:rFonts w:ascii="Arial" w:hAnsi="Arial" w:eastAsia="Times New Roman" w:cs="Arial"/>
          <w:sz w:val="21"/>
          <w:szCs w:val="21"/>
          <w:lang w:eastAsia="zh-TW" w:bidi="ar-SA"/>
        </w:rPr>
      </w:pPr>
      <w:r w:rsidRPr="00256245">
        <w:rPr>
          <w:rFonts w:ascii="Arial" w:hAnsi="Arial" w:eastAsia="Times New Roman" w:cs="Arial"/>
          <w:sz w:val="21"/>
          <w:szCs w:val="21"/>
          <w:lang w:eastAsia="zh-TW" w:bidi="ar-SA"/>
        </w:rPr>
        <w:t xml:space="preserve">European Parliament and Council of the European Union (2016) </w:t>
      </w:r>
      <w:r w:rsidRPr="00256245">
        <w:rPr>
          <w:rFonts w:ascii="Arial" w:hAnsi="Arial" w:eastAsia="Times New Roman" w:cs="Arial"/>
          <w:i/>
          <w:iCs/>
          <w:sz w:val="21"/>
          <w:szCs w:val="21"/>
          <w:lang w:eastAsia="zh-TW" w:bidi="ar-SA"/>
        </w:rPr>
        <w:t xml:space="preserve">Regulation (EU) 2016/679 of the European Parliament and of the Council of 27 April 2016 on the protection of natural </w:t>
      </w:r>
      <w:proofErr w:type="gramStart"/>
      <w:r w:rsidRPr="00256245">
        <w:rPr>
          <w:rFonts w:ascii="Arial" w:hAnsi="Arial" w:eastAsia="Times New Roman" w:cs="Arial"/>
          <w:i/>
          <w:iCs/>
          <w:sz w:val="21"/>
          <w:szCs w:val="21"/>
          <w:lang w:eastAsia="zh-TW" w:bidi="ar-SA"/>
        </w:rPr>
        <w:t>persons</w:t>
      </w:r>
      <w:proofErr w:type="gramEnd"/>
      <w:r w:rsidRPr="00256245">
        <w:rPr>
          <w:rFonts w:ascii="Arial" w:hAnsi="Arial" w:eastAsia="Times New Roman" w:cs="Arial"/>
          <w:i/>
          <w:iCs/>
          <w:sz w:val="21"/>
          <w:szCs w:val="21"/>
          <w:lang w:eastAsia="zh-TW" w:bidi="ar-SA"/>
        </w:rPr>
        <w:t xml:space="preserve"> </w:t>
      </w:r>
      <w:proofErr w:type="gramStart"/>
      <w:r w:rsidRPr="00256245">
        <w:rPr>
          <w:rFonts w:ascii="Arial" w:hAnsi="Arial" w:eastAsia="Times New Roman" w:cs="Arial"/>
          <w:i/>
          <w:iCs/>
          <w:sz w:val="21"/>
          <w:szCs w:val="21"/>
          <w:lang w:eastAsia="zh-TW" w:bidi="ar-SA"/>
        </w:rPr>
        <w:t>with regard to</w:t>
      </w:r>
      <w:proofErr w:type="gramEnd"/>
      <w:r w:rsidRPr="00256245">
        <w:rPr>
          <w:rFonts w:ascii="Arial" w:hAnsi="Arial" w:eastAsia="Times New Roman" w:cs="Arial"/>
          <w:i/>
          <w:iCs/>
          <w:sz w:val="21"/>
          <w:szCs w:val="21"/>
          <w:lang w:eastAsia="zh-TW" w:bidi="ar-SA"/>
        </w:rPr>
        <w:t xml:space="preserve"> the processing of personal data and on the free movement of such data (General Data Protection Regulation)</w:t>
      </w:r>
      <w:r w:rsidRPr="00256245">
        <w:rPr>
          <w:rFonts w:ascii="Arial" w:hAnsi="Arial" w:eastAsia="Times New Roman" w:cs="Arial"/>
          <w:sz w:val="21"/>
          <w:szCs w:val="21"/>
          <w:lang w:eastAsia="zh-TW" w:bidi="ar-SA"/>
        </w:rPr>
        <w:t xml:space="preserve">. Available at: </w:t>
      </w:r>
      <w:hyperlink w:history="1" r:id="rId14">
        <w:r w:rsidRPr="00256245">
          <w:rPr>
            <w:rStyle w:val="Hyperlink"/>
            <w:rFonts w:ascii="Arial" w:hAnsi="Arial" w:eastAsia="Times New Roman" w:cs="Arial"/>
            <w:sz w:val="21"/>
            <w:szCs w:val="21"/>
            <w:lang w:eastAsia="zh-TW" w:bidi="ar-SA"/>
          </w:rPr>
          <w:t>https://eur-lex.europa.eu/legal-content/EN/TXT/PDF/?uri=CELEX:32016R0679</w:t>
        </w:r>
      </w:hyperlink>
      <w:r w:rsidRPr="00256245">
        <w:rPr>
          <w:rFonts w:ascii="Arial" w:hAnsi="Arial" w:eastAsia="Times New Roman" w:cs="Arial"/>
          <w:sz w:val="21"/>
          <w:szCs w:val="21"/>
          <w:lang w:eastAsia="zh-TW" w:bidi="ar-SA"/>
        </w:rPr>
        <w:t xml:space="preserve"> (Accessed: 19 July 2026).</w:t>
      </w:r>
    </w:p>
    <w:p w:rsidRPr="00256245" w:rsidR="00256245" w:rsidP="00256245" w:rsidRDefault="00256245" w14:paraId="6E31F0C0" w14:textId="41267475">
      <w:pPr>
        <w:spacing w:before="100" w:beforeAutospacing="1" w:after="100" w:afterAutospacing="1" w:line="300" w:lineRule="atLeast"/>
        <w:rPr>
          <w:rFonts w:ascii="Arial" w:hAnsi="Arial" w:eastAsia="Times New Roman" w:cs="Arial"/>
          <w:sz w:val="21"/>
          <w:szCs w:val="21"/>
          <w:lang w:eastAsia="zh-TW" w:bidi="ar-SA"/>
        </w:rPr>
      </w:pPr>
      <w:proofErr w:type="spellStart"/>
      <w:r w:rsidRPr="00256245">
        <w:rPr>
          <w:rFonts w:ascii="Arial" w:hAnsi="Arial" w:eastAsia="Times New Roman" w:cs="Arial"/>
          <w:sz w:val="21"/>
          <w:szCs w:val="21"/>
          <w:lang w:eastAsia="zh-TW" w:bidi="ar-SA"/>
        </w:rPr>
        <w:t>Kishansing</w:t>
      </w:r>
      <w:proofErr w:type="spellEnd"/>
      <w:r w:rsidRPr="00256245">
        <w:rPr>
          <w:rFonts w:ascii="Arial" w:hAnsi="Arial" w:eastAsia="Times New Roman" w:cs="Arial"/>
          <w:sz w:val="21"/>
          <w:szCs w:val="21"/>
          <w:lang w:eastAsia="zh-TW" w:bidi="ar-SA"/>
        </w:rPr>
        <w:t xml:space="preserve">, D.G. and Suthar, S.M. (2014) 'Study of the ANSI/SPARC architecture', </w:t>
      </w:r>
      <w:r w:rsidRPr="00256245">
        <w:rPr>
          <w:rFonts w:ascii="Arial" w:hAnsi="Arial" w:eastAsia="Times New Roman" w:cs="Arial"/>
          <w:i/>
          <w:iCs/>
          <w:sz w:val="21"/>
          <w:szCs w:val="21"/>
          <w:lang w:eastAsia="zh-TW" w:bidi="ar-SA"/>
        </w:rPr>
        <w:t>International Journal of Modern Trends in Engineering and Research</w:t>
      </w:r>
      <w:r w:rsidRPr="00256245">
        <w:rPr>
          <w:rFonts w:ascii="Arial" w:hAnsi="Arial" w:eastAsia="Times New Roman" w:cs="Arial"/>
          <w:sz w:val="21"/>
          <w:szCs w:val="21"/>
          <w:lang w:eastAsia="zh-TW" w:bidi="ar-SA"/>
        </w:rPr>
        <w:t xml:space="preserve">, 1(3). Available at: </w:t>
      </w:r>
      <w:hyperlink w:history="1" r:id="rId15">
        <w:r w:rsidRPr="00256245">
          <w:rPr>
            <w:rStyle w:val="Hyperlink"/>
            <w:rFonts w:ascii="Arial" w:hAnsi="Arial" w:eastAsia="Times New Roman" w:cs="Arial"/>
            <w:sz w:val="21"/>
            <w:szCs w:val="21"/>
            <w:lang w:eastAsia="zh-TW" w:bidi="ar-SA"/>
          </w:rPr>
          <w:t>https://www.scispace.com/pdf/study-of-the-ansi-sparc-architecture-2r4jhs6alz.pdf</w:t>
        </w:r>
      </w:hyperlink>
      <w:r w:rsidRPr="00256245">
        <w:rPr>
          <w:rFonts w:ascii="Arial" w:hAnsi="Arial" w:eastAsia="Times New Roman" w:cs="Arial"/>
          <w:sz w:val="21"/>
          <w:szCs w:val="21"/>
          <w:lang w:eastAsia="zh-TW" w:bidi="ar-SA"/>
        </w:rPr>
        <w:t xml:space="preserve"> (Accessed: 19 July 2026).</w:t>
      </w:r>
    </w:p>
    <w:p w:rsidRPr="00256245" w:rsidR="00256245" w:rsidP="00256245" w:rsidRDefault="00256245" w14:paraId="0CEDEADE" w14:textId="435ACE09">
      <w:pPr>
        <w:spacing w:before="100" w:beforeAutospacing="1" w:after="100" w:afterAutospacing="1" w:line="300" w:lineRule="atLeast"/>
        <w:rPr>
          <w:rFonts w:ascii="Arial" w:hAnsi="Arial" w:eastAsia="Times New Roman" w:cs="Arial"/>
          <w:sz w:val="21"/>
          <w:szCs w:val="21"/>
          <w:lang w:eastAsia="zh-TW" w:bidi="ar-SA"/>
        </w:rPr>
      </w:pPr>
      <w:r w:rsidRPr="00256245">
        <w:rPr>
          <w:rFonts w:ascii="Arial" w:hAnsi="Arial" w:eastAsia="Times New Roman" w:cs="Arial"/>
          <w:sz w:val="21"/>
          <w:szCs w:val="21"/>
          <w:lang w:eastAsia="zh-TW" w:bidi="ar-SA"/>
        </w:rPr>
        <w:t xml:space="preserve">Lemburg, M.-A. (2001) </w:t>
      </w:r>
      <w:r w:rsidRPr="00256245">
        <w:rPr>
          <w:rFonts w:ascii="Arial" w:hAnsi="Arial" w:eastAsia="Times New Roman" w:cs="Arial"/>
          <w:i/>
          <w:iCs/>
          <w:sz w:val="21"/>
          <w:szCs w:val="21"/>
          <w:lang w:eastAsia="zh-TW" w:bidi="ar-SA"/>
        </w:rPr>
        <w:t>PEP 249 – Python Database API Specification v2.0</w:t>
      </w:r>
      <w:r w:rsidRPr="00256245">
        <w:rPr>
          <w:rFonts w:ascii="Arial" w:hAnsi="Arial" w:eastAsia="Times New Roman" w:cs="Arial"/>
          <w:sz w:val="21"/>
          <w:szCs w:val="21"/>
          <w:lang w:eastAsia="zh-TW" w:bidi="ar-SA"/>
        </w:rPr>
        <w:t xml:space="preserve">. Available at: </w:t>
      </w:r>
      <w:hyperlink w:history="1" r:id="rId16">
        <w:r w:rsidRPr="00256245">
          <w:rPr>
            <w:rStyle w:val="Hyperlink"/>
            <w:rFonts w:ascii="Arial" w:hAnsi="Arial" w:eastAsia="Times New Roman" w:cs="Arial"/>
            <w:sz w:val="21"/>
            <w:szCs w:val="21"/>
            <w:lang w:eastAsia="zh-TW" w:bidi="ar-SA"/>
          </w:rPr>
          <w:t>https://peps.python.org/pep-0249/</w:t>
        </w:r>
      </w:hyperlink>
      <w:r w:rsidRPr="00256245">
        <w:rPr>
          <w:rFonts w:ascii="Arial" w:hAnsi="Arial" w:eastAsia="Times New Roman" w:cs="Arial"/>
          <w:sz w:val="21"/>
          <w:szCs w:val="21"/>
          <w:lang w:eastAsia="zh-TW" w:bidi="ar-SA"/>
        </w:rPr>
        <w:t xml:space="preserve"> (Accessed: 19 July 2026).</w:t>
      </w:r>
    </w:p>
    <w:p w:rsidRPr="00256245" w:rsidR="00256245" w:rsidP="00256245" w:rsidRDefault="00256245" w14:paraId="1E57F688" w14:textId="279867CB">
      <w:pPr>
        <w:spacing w:before="100" w:beforeAutospacing="1" w:after="100" w:afterAutospacing="1" w:line="300" w:lineRule="atLeast"/>
        <w:rPr>
          <w:rFonts w:ascii="Arial" w:hAnsi="Arial" w:eastAsia="Times New Roman" w:cs="Arial"/>
          <w:sz w:val="21"/>
          <w:szCs w:val="21"/>
          <w:lang w:eastAsia="zh-TW" w:bidi="ar-SA"/>
        </w:rPr>
      </w:pPr>
      <w:r w:rsidRPr="00256245">
        <w:rPr>
          <w:rFonts w:ascii="Arial" w:hAnsi="Arial" w:eastAsia="Times New Roman" w:cs="Arial"/>
          <w:sz w:val="21"/>
          <w:szCs w:val="21"/>
          <w:lang w:eastAsia="zh-TW" w:bidi="ar-SA"/>
        </w:rPr>
        <w:t xml:space="preserve">OWASP Foundation (no date) </w:t>
      </w:r>
      <w:r w:rsidRPr="00256245">
        <w:rPr>
          <w:rFonts w:ascii="Arial" w:hAnsi="Arial" w:eastAsia="Times New Roman" w:cs="Arial"/>
          <w:i/>
          <w:iCs/>
          <w:sz w:val="21"/>
          <w:szCs w:val="21"/>
          <w:lang w:eastAsia="zh-TW" w:bidi="ar-SA"/>
        </w:rPr>
        <w:t>SQL injection prevention cheat sheet</w:t>
      </w:r>
      <w:r w:rsidRPr="00256245">
        <w:rPr>
          <w:rFonts w:ascii="Arial" w:hAnsi="Arial" w:eastAsia="Times New Roman" w:cs="Arial"/>
          <w:sz w:val="21"/>
          <w:szCs w:val="21"/>
          <w:lang w:eastAsia="zh-TW" w:bidi="ar-SA"/>
        </w:rPr>
        <w:t xml:space="preserve">. Available at: </w:t>
      </w:r>
      <w:hyperlink w:history="1" r:id="rId17">
        <w:r w:rsidRPr="00256245">
          <w:rPr>
            <w:rStyle w:val="Hyperlink"/>
            <w:rFonts w:ascii="Arial" w:hAnsi="Arial" w:eastAsia="Times New Roman" w:cs="Arial"/>
            <w:sz w:val="21"/>
            <w:szCs w:val="21"/>
            <w:lang w:eastAsia="zh-TW" w:bidi="ar-SA"/>
          </w:rPr>
          <w:t>https://cheatsheetseries.owasp.org/cheatsheets/SQL_Injection_Prevention_Cheat_Sheet.html</w:t>
        </w:r>
      </w:hyperlink>
      <w:r w:rsidRPr="00256245">
        <w:rPr>
          <w:rFonts w:ascii="Arial" w:hAnsi="Arial" w:eastAsia="Times New Roman" w:cs="Arial"/>
          <w:sz w:val="21"/>
          <w:szCs w:val="21"/>
          <w:lang w:eastAsia="zh-TW" w:bidi="ar-SA"/>
        </w:rPr>
        <w:t xml:space="preserve"> (Accessed: 19 July 2026).</w:t>
      </w:r>
    </w:p>
    <w:p w:rsidRPr="00256245" w:rsidR="00256245" w:rsidP="00256245" w:rsidRDefault="00256245" w14:paraId="2F997581" w14:textId="2811D53C">
      <w:pPr>
        <w:spacing w:before="100" w:beforeAutospacing="1" w:after="100" w:afterAutospacing="1" w:line="300" w:lineRule="atLeast"/>
        <w:rPr>
          <w:rFonts w:ascii="Arial" w:hAnsi="Arial" w:eastAsia="Times New Roman" w:cs="Arial"/>
          <w:sz w:val="21"/>
          <w:szCs w:val="21"/>
          <w:lang w:eastAsia="zh-TW" w:bidi="ar-SA"/>
        </w:rPr>
      </w:pPr>
      <w:r w:rsidRPr="00256245">
        <w:rPr>
          <w:rFonts w:ascii="Arial" w:hAnsi="Arial" w:eastAsia="Times New Roman" w:cs="Arial"/>
          <w:sz w:val="21"/>
          <w:szCs w:val="21"/>
          <w:lang w:eastAsia="zh-TW" w:bidi="ar-SA"/>
        </w:rPr>
        <w:t xml:space="preserve">Ries, E. (no date) </w:t>
      </w:r>
      <w:r w:rsidRPr="00256245">
        <w:rPr>
          <w:rFonts w:ascii="Arial" w:hAnsi="Arial" w:eastAsia="Times New Roman" w:cs="Arial"/>
          <w:i/>
          <w:iCs/>
          <w:sz w:val="21"/>
          <w:szCs w:val="21"/>
          <w:lang w:eastAsia="zh-TW" w:bidi="ar-SA"/>
        </w:rPr>
        <w:t>What is an MVP? Eric Ries explains</w:t>
      </w:r>
      <w:r w:rsidRPr="00256245">
        <w:rPr>
          <w:rFonts w:ascii="Arial" w:hAnsi="Arial" w:eastAsia="Times New Roman" w:cs="Arial"/>
          <w:sz w:val="21"/>
          <w:szCs w:val="21"/>
          <w:lang w:eastAsia="zh-TW" w:bidi="ar-SA"/>
        </w:rPr>
        <w:t xml:space="preserve">. Available at: </w:t>
      </w:r>
      <w:hyperlink w:history="1" r:id="rId18">
        <w:r w:rsidRPr="00256245">
          <w:rPr>
            <w:rStyle w:val="Hyperlink"/>
            <w:rFonts w:ascii="Arial" w:hAnsi="Arial" w:eastAsia="Times New Roman" w:cs="Arial"/>
            <w:sz w:val="21"/>
            <w:szCs w:val="21"/>
            <w:lang w:eastAsia="zh-TW" w:bidi="ar-SA"/>
          </w:rPr>
          <w:t>https://leanstartup.co/resources/articles/what-is-an-mvp/</w:t>
        </w:r>
      </w:hyperlink>
      <w:r w:rsidRPr="00256245">
        <w:rPr>
          <w:rFonts w:ascii="Arial" w:hAnsi="Arial" w:eastAsia="Times New Roman" w:cs="Arial"/>
          <w:sz w:val="21"/>
          <w:szCs w:val="21"/>
          <w:lang w:eastAsia="zh-TW" w:bidi="ar-SA"/>
        </w:rPr>
        <w:t xml:space="preserve"> (Accessed: 19 July 2026).</w:t>
      </w:r>
    </w:p>
    <w:p w:rsidRPr="00256245" w:rsidR="00256245" w:rsidP="00256245" w:rsidRDefault="00256245" w14:paraId="2D3DB540" w14:textId="51831010">
      <w:pPr>
        <w:spacing w:before="100" w:beforeAutospacing="1" w:after="100" w:afterAutospacing="1" w:line="300" w:lineRule="atLeast"/>
        <w:rPr>
          <w:rFonts w:ascii="Arial" w:hAnsi="Arial" w:eastAsia="Times New Roman" w:cs="Arial"/>
          <w:sz w:val="21"/>
          <w:szCs w:val="21"/>
          <w:lang w:eastAsia="zh-TW" w:bidi="ar-SA"/>
        </w:rPr>
      </w:pPr>
      <w:r w:rsidRPr="00256245">
        <w:rPr>
          <w:rFonts w:ascii="Arial" w:hAnsi="Arial" w:eastAsia="Times New Roman" w:cs="Arial"/>
          <w:sz w:val="21"/>
          <w:szCs w:val="21"/>
          <w:lang w:eastAsia="zh-TW" w:bidi="ar-SA"/>
        </w:rPr>
        <w:t xml:space="preserve">van Rossum, G., Warsaw, B. and Coghlan, A. (2001) </w:t>
      </w:r>
      <w:r w:rsidRPr="00256245">
        <w:rPr>
          <w:rFonts w:ascii="Arial" w:hAnsi="Arial" w:eastAsia="Times New Roman" w:cs="Arial"/>
          <w:i/>
          <w:iCs/>
          <w:sz w:val="21"/>
          <w:szCs w:val="21"/>
          <w:lang w:eastAsia="zh-TW" w:bidi="ar-SA"/>
        </w:rPr>
        <w:t>PEP 8 – Style Guide for Python Code</w:t>
      </w:r>
      <w:r w:rsidRPr="00256245">
        <w:rPr>
          <w:rFonts w:ascii="Arial" w:hAnsi="Arial" w:eastAsia="Times New Roman" w:cs="Arial"/>
          <w:sz w:val="21"/>
          <w:szCs w:val="21"/>
          <w:lang w:eastAsia="zh-TW" w:bidi="ar-SA"/>
        </w:rPr>
        <w:t xml:space="preserve">. Available at: </w:t>
      </w:r>
      <w:hyperlink w:history="1" r:id="rId19">
        <w:r w:rsidRPr="00256245">
          <w:rPr>
            <w:rStyle w:val="Hyperlink"/>
            <w:rFonts w:ascii="Arial" w:hAnsi="Arial" w:eastAsia="Times New Roman" w:cs="Arial"/>
            <w:sz w:val="21"/>
            <w:szCs w:val="21"/>
            <w:lang w:eastAsia="zh-TW" w:bidi="ar-SA"/>
          </w:rPr>
          <w:t>https://peps.python.org/pep-0008/</w:t>
        </w:r>
      </w:hyperlink>
      <w:r w:rsidRPr="00256245">
        <w:rPr>
          <w:rFonts w:ascii="Arial" w:hAnsi="Arial" w:eastAsia="Times New Roman" w:cs="Arial"/>
          <w:sz w:val="21"/>
          <w:szCs w:val="21"/>
          <w:lang w:eastAsia="zh-TW" w:bidi="ar-SA"/>
        </w:rPr>
        <w:t xml:space="preserve"> (Accessed: 19 July 2026).</w:t>
      </w:r>
    </w:p>
    <w:p w:rsidR="00550D45" w:rsidRDefault="00550D45" w14:paraId="2A1F2527" w14:textId="77777777">
      <w:pPr>
        <w:rPr>
          <w:rFonts w:ascii="Arial" w:hAnsi="Arial"/>
          <w:szCs w:val="24"/>
          <w:lang w:eastAsia="zh-TW"/>
        </w:rPr>
      </w:pPr>
      <w:r>
        <w:rPr>
          <w:lang w:eastAsia="zh-TW"/>
        </w:rPr>
        <w:br w:type="page"/>
      </w:r>
    </w:p>
    <w:p w:rsidRPr="006846AD" w:rsidR="006846AD" w:rsidP="006846AD" w:rsidRDefault="007D501D" w14:paraId="0139EEE4" w14:textId="268E42FF">
      <w:pPr>
        <w:pStyle w:val="Heading1"/>
        <w:numPr>
          <w:ilvl w:val="0"/>
          <w:numId w:val="0"/>
        </w:numPr>
        <w:tabs>
          <w:tab w:val="left" w:pos="1276"/>
        </w:tabs>
        <w:ind w:left="1" w:hanging="1"/>
        <w:jc w:val="left"/>
        <w:rPr>
          <w:rFonts w:ascii="Arial" w:hAnsi="Arial" w:cs="Arial"/>
        </w:rPr>
      </w:pPr>
      <w:bookmarkStart w:name="_Toc235419794" w:id="32"/>
      <w:r w:rsidRPr="00550D45">
        <w:rPr>
          <w:rFonts w:ascii="Arial" w:hAnsi="Arial" w:cs="Arial"/>
        </w:rPr>
        <w:t>Appendice</w:t>
      </w:r>
      <w:r w:rsidRPr="00550D45" w:rsidR="00550D45">
        <w:rPr>
          <w:rFonts w:ascii="Arial" w:hAnsi="Arial" w:cs="Arial"/>
        </w:rPr>
        <w:t>s</w:t>
      </w:r>
      <w:bookmarkEnd w:id="32"/>
    </w:p>
    <w:p w:rsidRPr="005C26FD" w:rsidR="005C26FD" w:rsidRDefault="007D501D" w14:paraId="671DA071" w14:textId="77777777">
      <w:pPr>
        <w:pStyle w:val="Subtitle"/>
        <w:numPr>
          <w:ilvl w:val="0"/>
          <w:numId w:val="16"/>
        </w:numPr>
        <w:ind w:left="0" w:firstLine="0"/>
        <w:rPr>
          <w:rFonts w:ascii="Arial" w:hAnsi="Arial" w:cs="Arial"/>
          <w:sz w:val="24"/>
          <w:szCs w:val="22"/>
          <w:lang w:eastAsia="zh-TW"/>
        </w:rPr>
      </w:pPr>
      <w:bookmarkStart w:name="_Toc235419795" w:id="33"/>
      <w:r w:rsidRPr="00550D45">
        <w:rPr>
          <w:rFonts w:ascii="Arial" w:hAnsi="Arial" w:cs="Arial"/>
          <w:sz w:val="24"/>
          <w:szCs w:val="24"/>
          <w:lang w:eastAsia="zh-TW"/>
        </w:rPr>
        <w:t>User Acceptance Testin</w:t>
      </w:r>
      <w:r w:rsidRPr="00550D45" w:rsidR="001F1A7C">
        <w:rPr>
          <w:rFonts w:ascii="Arial" w:hAnsi="Arial" w:cs="Arial"/>
          <w:sz w:val="24"/>
          <w:szCs w:val="24"/>
          <w:lang w:eastAsia="zh-TW"/>
        </w:rPr>
        <w:t>g</w:t>
      </w:r>
      <w:bookmarkEnd w:id="33"/>
    </w:p>
    <w:p w:rsidR="005C26FD" w:rsidP="005C26FD" w:rsidRDefault="005C26FD" w14:paraId="1677DFFA" w14:textId="77777777">
      <w:pPr>
        <w:pStyle w:val="Subtitle"/>
        <w:jc w:val="left"/>
        <w:rPr>
          <w:rFonts w:ascii="Arial" w:hAnsi="Arial" w:cs="Arial"/>
          <w:sz w:val="24"/>
          <w:szCs w:val="24"/>
          <w:lang w:eastAsia="zh-TW"/>
        </w:rPr>
      </w:pPr>
    </w:p>
    <w:p w:rsidRPr="005C26FD" w:rsidR="00C44F13" w:rsidRDefault="005C26FD" w14:paraId="3BC12E29" w14:textId="43FEA82D">
      <w:pPr>
        <w:pStyle w:val="Subtitle"/>
        <w:numPr>
          <w:ilvl w:val="0"/>
          <w:numId w:val="18"/>
        </w:numPr>
        <w:jc w:val="left"/>
        <w:rPr>
          <w:rFonts w:ascii="Arial" w:hAnsi="Arial" w:cs="Arial"/>
          <w:sz w:val="24"/>
          <w:szCs w:val="22"/>
          <w:lang w:eastAsia="zh-TW"/>
        </w:rPr>
      </w:pPr>
      <w:bookmarkStart w:name="_Toc235419796" w:id="34"/>
      <w:r>
        <w:rPr>
          <w:rFonts w:ascii="Arial" w:hAnsi="Arial" w:cs="Arial"/>
          <w:sz w:val="24"/>
          <w:szCs w:val="22"/>
          <w:lang w:val="en-GB" w:eastAsia="zh-TW"/>
        </w:rPr>
        <w:t>Testing approach</w:t>
      </w:r>
      <w:bookmarkEnd w:id="34"/>
    </w:p>
    <w:p w:rsidR="00404818" w:rsidP="002628B6" w:rsidRDefault="00770BCE" w14:paraId="4EE36DA5" w14:textId="54FE444B">
      <w:pPr>
        <w:pStyle w:val="BodyText"/>
        <w:spacing w:before="100" w:beforeAutospacing="1"/>
        <w:rPr>
          <w:rStyle w:val="eop"/>
          <w:rFonts w:cs="Arial"/>
          <w:color w:val="000000"/>
          <w:bdr w:val="none" w:color="auto" w:sz="0" w:space="0" w:frame="1"/>
          <w:shd w:val="clear" w:color="auto" w:fill="C6C6C6"/>
        </w:rPr>
      </w:pPr>
      <w:r w:rsidRPr="00770BCE">
        <w:rPr>
          <w:rFonts w:cs="Arial"/>
          <w:lang w:eastAsia="zh-TW"/>
        </w:rPr>
        <w:t>U</w:t>
      </w:r>
      <w:r w:rsidRPr="00770BCE">
        <w:rPr>
          <w:rStyle w:val="normaltextrun"/>
          <w:rFonts w:cs="Arial"/>
          <w:color w:val="000000"/>
          <w:shd w:val="clear" w:color="auto" w:fill="FFFFFF"/>
          <w:lang w:val="en-GB"/>
        </w:rPr>
        <w:t>ser Acceptance Testing (UAT) was conducted to verify that the University Record Management System satisfied the functional requirements outlined in the project specification. Testing focused on validating the accuracy of the query results, the integrity of database relationships, and the usability of the Python interface. The database was populated with representative dummy data, and each query was executed through the application interface. In addition to validating successful query execution, tests were also performed using incomplete inputs to assess error handling. In each case, the system prevented query execution and prompted the user to provide the missing information, reducing the risk of invalid searches and improving usability.</w:t>
      </w:r>
      <w:r w:rsidRPr="00770BCE">
        <w:rPr>
          <w:rStyle w:val="eop"/>
          <w:rFonts w:cs="Arial"/>
          <w:color w:val="000000"/>
          <w:bdr w:val="none" w:color="auto" w:sz="0" w:space="0" w:frame="1"/>
          <w:shd w:val="clear" w:color="auto" w:fill="C6C6C6"/>
        </w:rPr>
        <w:t> </w:t>
      </w:r>
    </w:p>
    <w:p w:rsidR="00FC04B0" w:rsidP="002628B6" w:rsidRDefault="00FC04B0" w14:paraId="4DCD7AA9" w14:textId="77777777">
      <w:pPr>
        <w:pStyle w:val="BodyText"/>
        <w:spacing w:before="100" w:beforeAutospacing="1"/>
        <w:rPr>
          <w:rStyle w:val="eop"/>
          <w:rFonts w:cs="Arial"/>
          <w:color w:val="000000"/>
          <w:bdr w:val="none" w:color="auto" w:sz="0" w:space="0" w:frame="1"/>
          <w:shd w:val="clear" w:color="auto" w:fill="C6C6C6"/>
        </w:rPr>
      </w:pPr>
    </w:p>
    <w:p w:rsidRPr="00FC04B0" w:rsidR="00FC04B0" w:rsidRDefault="00FC04B0" w14:paraId="71A24F94" w14:textId="6D086558">
      <w:pPr>
        <w:pStyle w:val="Subtitle"/>
        <w:numPr>
          <w:ilvl w:val="0"/>
          <w:numId w:val="18"/>
        </w:numPr>
        <w:jc w:val="left"/>
        <w:rPr>
          <w:rFonts w:ascii="Arial" w:hAnsi="Arial" w:cs="Arial"/>
          <w:sz w:val="24"/>
          <w:szCs w:val="22"/>
          <w:lang w:eastAsia="zh-TW"/>
        </w:rPr>
      </w:pPr>
      <w:bookmarkStart w:name="_Toc235419797" w:id="35"/>
      <w:r>
        <w:rPr>
          <w:rFonts w:ascii="Arial" w:hAnsi="Arial" w:cs="Arial"/>
          <w:sz w:val="24"/>
          <w:szCs w:val="22"/>
          <w:lang w:val="en-GB" w:eastAsia="zh-TW"/>
        </w:rPr>
        <w:t>GUI test cases (seven cases, all Pass)</w:t>
      </w:r>
      <w:bookmarkEnd w:id="35"/>
    </w:p>
    <w:p w:rsidRPr="00A977B8" w:rsidR="00404818" w:rsidP="00A977B8" w:rsidRDefault="00A977B8" w14:paraId="6C388A15" w14:textId="34D2E72A">
      <w:pPr>
        <w:pStyle w:val="Caption"/>
        <w:keepNext/>
        <w:rPr>
          <w:rFonts w:ascii="Arial" w:hAnsi="Arial" w:cs="Arial"/>
        </w:rPr>
      </w:pPr>
      <w:bookmarkStart w:name="_Toc235422039" w:id="36"/>
      <w:r w:rsidRPr="00A977B8">
        <w:rPr>
          <w:rFonts w:ascii="Arial" w:hAnsi="Arial" w:cs="Arial"/>
        </w:rPr>
        <w:t xml:space="preserve">Table </w:t>
      </w:r>
      <w:r w:rsidRPr="00A977B8">
        <w:rPr>
          <w:rFonts w:ascii="Arial" w:hAnsi="Arial" w:cs="Arial"/>
        </w:rPr>
        <w:fldChar w:fldCharType="begin"/>
      </w:r>
      <w:r w:rsidRPr="00A977B8">
        <w:rPr>
          <w:rFonts w:ascii="Arial" w:hAnsi="Arial" w:cs="Arial"/>
        </w:rPr>
        <w:instrText xml:space="preserve"> SEQ Table \* ARABIC </w:instrText>
      </w:r>
      <w:r w:rsidRPr="00A977B8">
        <w:rPr>
          <w:rFonts w:ascii="Arial" w:hAnsi="Arial" w:cs="Arial"/>
        </w:rPr>
        <w:fldChar w:fldCharType="separate"/>
      </w:r>
      <w:r w:rsidR="00E02A2D">
        <w:rPr>
          <w:rFonts w:ascii="Arial" w:hAnsi="Arial" w:cs="Arial"/>
          <w:noProof/>
        </w:rPr>
        <w:t>1</w:t>
      </w:r>
      <w:r w:rsidRPr="00A977B8">
        <w:rPr>
          <w:rFonts w:ascii="Arial" w:hAnsi="Arial" w:cs="Arial"/>
        </w:rPr>
        <w:fldChar w:fldCharType="end"/>
      </w:r>
      <w:r w:rsidRPr="00A977B8">
        <w:rPr>
          <w:rFonts w:ascii="Arial" w:hAnsi="Arial" w:cs="Arial"/>
        </w:rPr>
        <w:t xml:space="preserve"> – UAT Test Cases Summary</w:t>
      </w:r>
      <w:bookmarkEnd w:id="36"/>
    </w:p>
    <w:tbl>
      <w:tblPr>
        <w:tblStyle w:val="TableGrid"/>
        <w:tblW w:w="9209" w:type="dxa"/>
        <w:tblLook w:val="04A0" w:firstRow="1" w:lastRow="0" w:firstColumn="1" w:lastColumn="0" w:noHBand="0" w:noVBand="1"/>
      </w:tblPr>
      <w:tblGrid>
        <w:gridCol w:w="944"/>
        <w:gridCol w:w="2312"/>
        <w:gridCol w:w="3827"/>
        <w:gridCol w:w="992"/>
        <w:gridCol w:w="1134"/>
      </w:tblGrid>
      <w:tr w:rsidRPr="00F56F91" w:rsidR="00404818" w:rsidTr="002628B6" w14:paraId="69CD6664" w14:textId="77777777">
        <w:tc>
          <w:tcPr>
            <w:tcW w:w="944" w:type="dxa"/>
            <w:shd w:val="clear" w:color="auto" w:fill="DAE9F7" w:themeFill="text2" w:themeFillTint="1A"/>
          </w:tcPr>
          <w:p w:rsidRPr="00F56F91" w:rsidR="00404818" w:rsidP="00551C18" w:rsidRDefault="00404818" w14:paraId="40006613" w14:textId="50F95659">
            <w:pPr>
              <w:textAlignment w:val="baseline"/>
              <w:rPr>
                <w:rFonts w:ascii="Arial" w:hAnsi="Arial" w:eastAsia="Times New Roman" w:cs="Arial"/>
                <w:b/>
                <w:bCs/>
                <w:lang w:eastAsia="zh-TW" w:bidi="ar-SA"/>
              </w:rPr>
            </w:pPr>
            <w:r w:rsidRPr="00F56F91">
              <w:rPr>
                <w:rFonts w:ascii="Arial" w:hAnsi="Arial" w:eastAsia="Times New Roman" w:cs="Arial"/>
                <w:b/>
                <w:bCs/>
                <w:lang w:eastAsia="zh-TW" w:bidi="ar-SA"/>
              </w:rPr>
              <w:t>#</w:t>
            </w:r>
          </w:p>
        </w:tc>
        <w:tc>
          <w:tcPr>
            <w:tcW w:w="2312" w:type="dxa"/>
            <w:shd w:val="clear" w:color="auto" w:fill="DAE9F7" w:themeFill="text2" w:themeFillTint="1A"/>
          </w:tcPr>
          <w:p w:rsidRPr="00F56F91" w:rsidR="00404818" w:rsidP="00551C18" w:rsidRDefault="00404818" w14:paraId="6A58CDB4" w14:textId="3F8BB74C">
            <w:pPr>
              <w:textAlignment w:val="baseline"/>
              <w:rPr>
                <w:rFonts w:ascii="Arial" w:hAnsi="Arial" w:eastAsia="Times New Roman" w:cs="Arial"/>
                <w:b/>
                <w:bCs/>
                <w:lang w:eastAsia="zh-TW" w:bidi="ar-SA"/>
              </w:rPr>
            </w:pPr>
            <w:r w:rsidRPr="00F56F91">
              <w:rPr>
                <w:rFonts w:ascii="Arial" w:hAnsi="Arial" w:eastAsia="Times New Roman" w:cs="Arial"/>
                <w:b/>
                <w:bCs/>
                <w:lang w:eastAsia="zh-TW" w:bidi="ar-SA"/>
              </w:rPr>
              <w:t>Case</w:t>
            </w:r>
          </w:p>
        </w:tc>
        <w:tc>
          <w:tcPr>
            <w:tcW w:w="3827" w:type="dxa"/>
            <w:shd w:val="clear" w:color="auto" w:fill="DAE9F7" w:themeFill="text2" w:themeFillTint="1A"/>
          </w:tcPr>
          <w:p w:rsidRPr="00F56F91" w:rsidR="00404818" w:rsidP="00551C18" w:rsidRDefault="00404818" w14:paraId="6BD85452" w14:textId="275EAE1F">
            <w:pPr>
              <w:textAlignment w:val="baseline"/>
              <w:rPr>
                <w:rFonts w:ascii="Arial" w:hAnsi="Arial" w:eastAsia="Times New Roman" w:cs="Arial"/>
                <w:b/>
                <w:bCs/>
                <w:lang w:eastAsia="zh-TW" w:bidi="ar-SA"/>
              </w:rPr>
            </w:pPr>
            <w:r w:rsidRPr="00F56F91">
              <w:rPr>
                <w:rFonts w:ascii="Arial" w:hAnsi="Arial" w:eastAsia="Times New Roman" w:cs="Arial"/>
                <w:b/>
                <w:bCs/>
                <w:lang w:eastAsia="zh-TW" w:bidi="ar-SA"/>
              </w:rPr>
              <w:t>Objective</w:t>
            </w:r>
          </w:p>
        </w:tc>
        <w:tc>
          <w:tcPr>
            <w:tcW w:w="992" w:type="dxa"/>
            <w:shd w:val="clear" w:color="auto" w:fill="DAE9F7" w:themeFill="text2" w:themeFillTint="1A"/>
          </w:tcPr>
          <w:p w:rsidRPr="00F56F91" w:rsidR="00404818" w:rsidP="00551C18" w:rsidRDefault="00404818" w14:paraId="6527B723" w14:textId="071DCAED">
            <w:pPr>
              <w:textAlignment w:val="baseline"/>
              <w:rPr>
                <w:rFonts w:ascii="Arial" w:hAnsi="Arial" w:eastAsia="Times New Roman" w:cs="Arial"/>
                <w:b/>
                <w:bCs/>
                <w:lang w:eastAsia="zh-TW" w:bidi="ar-SA"/>
              </w:rPr>
            </w:pPr>
            <w:r w:rsidRPr="00F56F91">
              <w:rPr>
                <w:rFonts w:ascii="Arial" w:hAnsi="Arial" w:eastAsia="Times New Roman" w:cs="Arial"/>
                <w:b/>
                <w:bCs/>
                <w:lang w:eastAsia="zh-TW" w:bidi="ar-SA"/>
              </w:rPr>
              <w:t>Status</w:t>
            </w:r>
          </w:p>
        </w:tc>
        <w:tc>
          <w:tcPr>
            <w:tcW w:w="1134" w:type="dxa"/>
            <w:shd w:val="clear" w:color="auto" w:fill="DAE9F7" w:themeFill="text2" w:themeFillTint="1A"/>
          </w:tcPr>
          <w:p w:rsidRPr="00F56F91" w:rsidR="00404818" w:rsidP="00551C18" w:rsidRDefault="00404818" w14:paraId="3FA9A28A" w14:textId="11B65147">
            <w:pPr>
              <w:textAlignment w:val="baseline"/>
              <w:rPr>
                <w:rFonts w:ascii="Arial" w:hAnsi="Arial" w:eastAsia="Times New Roman" w:cs="Arial"/>
                <w:b/>
                <w:bCs/>
                <w:lang w:eastAsia="zh-TW" w:bidi="ar-SA"/>
              </w:rPr>
            </w:pPr>
            <w:r w:rsidRPr="00F56F91">
              <w:rPr>
                <w:rFonts w:ascii="Arial" w:hAnsi="Arial" w:eastAsia="Times New Roman" w:cs="Arial"/>
                <w:b/>
                <w:bCs/>
                <w:lang w:eastAsia="zh-TW" w:bidi="ar-SA"/>
              </w:rPr>
              <w:t>Figure(s)</w:t>
            </w:r>
          </w:p>
        </w:tc>
      </w:tr>
      <w:tr w:rsidRPr="00F56F91" w:rsidR="00404818" w:rsidTr="002628B6" w14:paraId="0173418E" w14:textId="77777777">
        <w:trPr>
          <w:trHeight w:val="676"/>
        </w:trPr>
        <w:tc>
          <w:tcPr>
            <w:tcW w:w="944" w:type="dxa"/>
          </w:tcPr>
          <w:p w:rsidRPr="00F56F91" w:rsidR="00404818" w:rsidP="00D97856" w:rsidRDefault="00404818" w14:paraId="6972715D" w14:textId="44A0B12C">
            <w:pPr>
              <w:textAlignment w:val="baseline"/>
              <w:rPr>
                <w:rFonts w:ascii="Arial" w:hAnsi="Arial" w:eastAsia="Times New Roman" w:cs="Arial"/>
                <w:lang w:eastAsia="zh-TW" w:bidi="ar-SA"/>
              </w:rPr>
            </w:pPr>
            <w:r w:rsidRPr="00F56F91">
              <w:rPr>
                <w:rFonts w:ascii="Arial" w:hAnsi="Arial" w:eastAsia="Times New Roman" w:cs="Arial"/>
                <w:lang w:eastAsia="zh-TW" w:bidi="ar-SA"/>
              </w:rPr>
              <w:t>UAT-01</w:t>
            </w:r>
          </w:p>
        </w:tc>
        <w:tc>
          <w:tcPr>
            <w:tcW w:w="2312" w:type="dxa"/>
          </w:tcPr>
          <w:p w:rsidRPr="00F56F91" w:rsidR="00404818" w:rsidP="00D97856" w:rsidRDefault="00404818" w14:paraId="6673E682" w14:textId="38EB9056">
            <w:pPr>
              <w:textAlignment w:val="baseline"/>
              <w:rPr>
                <w:rFonts w:ascii="Arial" w:hAnsi="Arial" w:eastAsia="Times New Roman" w:cs="Arial"/>
                <w:lang w:eastAsia="zh-TW" w:bidi="ar-SA"/>
              </w:rPr>
            </w:pPr>
            <w:r w:rsidRPr="00F56F91">
              <w:rPr>
                <w:rFonts w:ascii="Arial" w:hAnsi="Arial" w:eastAsia="Times New Roman" w:cs="Arial"/>
                <w:lang w:eastAsia="zh-TW" w:bidi="ar-SA"/>
              </w:rPr>
              <w:t>Query Interface</w:t>
            </w:r>
          </w:p>
        </w:tc>
        <w:tc>
          <w:tcPr>
            <w:tcW w:w="3827" w:type="dxa"/>
          </w:tcPr>
          <w:p w:rsidRPr="00F56F91" w:rsidR="00404818" w:rsidP="00D97856" w:rsidRDefault="00770BCE" w14:paraId="075EEE62" w14:textId="24A6CA9D">
            <w:pPr>
              <w:textAlignment w:val="baseline"/>
              <w:rPr>
                <w:rFonts w:ascii="Arial" w:hAnsi="Arial" w:eastAsia="Times New Roman" w:cs="Arial"/>
                <w:lang w:eastAsia="zh-TW" w:bidi="ar-SA"/>
              </w:rPr>
            </w:pPr>
            <w:r w:rsidRPr="00770BCE">
              <w:rPr>
                <w:rFonts w:ascii="Arial" w:hAnsi="Arial" w:eastAsia="Times New Roman" w:cs="Arial"/>
                <w:lang w:eastAsia="zh-TW" w:bidi="ar-SA"/>
              </w:rPr>
              <w:t xml:space="preserve">To verify that the system provides a graphical </w:t>
            </w:r>
            <w:r w:rsidR="00F61C1A">
              <w:rPr>
                <w:rFonts w:ascii="Arial" w:hAnsi="Arial" w:eastAsia="Times New Roman" w:cs="Arial"/>
                <w:lang w:eastAsia="zh-TW" w:bidi="ar-SA"/>
              </w:rPr>
              <w:t>user</w:t>
            </w:r>
            <w:r w:rsidRPr="00770BCE">
              <w:rPr>
                <w:rFonts w:ascii="Arial" w:hAnsi="Arial" w:eastAsia="Times New Roman" w:cs="Arial"/>
                <w:lang w:eastAsia="zh-TW" w:bidi="ar-SA"/>
              </w:rPr>
              <w:t xml:space="preserve"> interface that enables users to perform database queries.</w:t>
            </w:r>
          </w:p>
        </w:tc>
        <w:tc>
          <w:tcPr>
            <w:tcW w:w="992" w:type="dxa"/>
          </w:tcPr>
          <w:p w:rsidRPr="00F56F91" w:rsidR="00404818" w:rsidP="00D97856" w:rsidRDefault="00404818" w14:paraId="5FEBE151" w14:textId="742DD21C">
            <w:pPr>
              <w:textAlignment w:val="baseline"/>
              <w:rPr>
                <w:rFonts w:ascii="Arial" w:hAnsi="Arial" w:eastAsia="Times New Roman" w:cs="Arial"/>
                <w:lang w:eastAsia="zh-TW" w:bidi="ar-SA"/>
              </w:rPr>
            </w:pPr>
            <w:r w:rsidRPr="00F56F91">
              <w:rPr>
                <w:rFonts w:ascii="Arial" w:hAnsi="Arial" w:eastAsia="Times New Roman" w:cs="Arial"/>
                <w:lang w:eastAsia="zh-TW" w:bidi="ar-SA"/>
              </w:rPr>
              <w:t>Pass</w:t>
            </w:r>
          </w:p>
        </w:tc>
        <w:tc>
          <w:tcPr>
            <w:tcW w:w="1134" w:type="dxa"/>
          </w:tcPr>
          <w:p w:rsidRPr="00F56F91" w:rsidR="00404818" w:rsidP="00D97856" w:rsidRDefault="00770BCE" w14:paraId="772FD7B5" w14:textId="37F20F49">
            <w:pPr>
              <w:textAlignment w:val="baseline"/>
              <w:rPr>
                <w:rFonts w:ascii="Arial" w:hAnsi="Arial" w:cs="Arial" w:eastAsiaTheme="minorEastAsia"/>
                <w:lang w:eastAsia="zh-TW" w:bidi="ar-SA"/>
              </w:rPr>
            </w:pPr>
            <w:r>
              <w:rPr>
                <w:rFonts w:hint="eastAsia" w:ascii="Arial" w:hAnsi="Arial" w:cs="Arial" w:eastAsiaTheme="minorEastAsia"/>
                <w:lang w:eastAsia="zh-TW" w:bidi="ar-SA"/>
              </w:rPr>
              <w:t>2, 3</w:t>
            </w:r>
          </w:p>
        </w:tc>
      </w:tr>
      <w:tr w:rsidRPr="00F56F91" w:rsidR="00404818" w:rsidTr="002628B6" w14:paraId="71B6D69D" w14:textId="77777777">
        <w:trPr>
          <w:trHeight w:val="970"/>
        </w:trPr>
        <w:tc>
          <w:tcPr>
            <w:tcW w:w="944" w:type="dxa"/>
          </w:tcPr>
          <w:p w:rsidRPr="00F56F91" w:rsidR="00404818" w:rsidP="00D97856" w:rsidRDefault="00F56F91" w14:paraId="44CFD9BC" w14:textId="7EB7C0AE">
            <w:pPr>
              <w:textAlignment w:val="baseline"/>
              <w:rPr>
                <w:rFonts w:ascii="Arial" w:hAnsi="Arial" w:cs="Arial" w:eastAsiaTheme="minorEastAsia"/>
                <w:lang w:eastAsia="zh-TW" w:bidi="ar-SA"/>
              </w:rPr>
            </w:pPr>
            <w:r w:rsidRPr="00F56F91">
              <w:rPr>
                <w:rFonts w:hint="eastAsia" w:ascii="Arial" w:hAnsi="Arial" w:cs="Arial" w:eastAsiaTheme="minorEastAsia"/>
                <w:lang w:eastAsia="zh-TW" w:bidi="ar-SA"/>
              </w:rPr>
              <w:t>UAT-02</w:t>
            </w:r>
          </w:p>
        </w:tc>
        <w:tc>
          <w:tcPr>
            <w:tcW w:w="2312" w:type="dxa"/>
          </w:tcPr>
          <w:p w:rsidRPr="00F56F91" w:rsidR="00404818" w:rsidP="00D97856" w:rsidRDefault="005C5294" w14:paraId="74E0CDE8" w14:textId="6C74350F">
            <w:pPr>
              <w:textAlignment w:val="baseline"/>
              <w:rPr>
                <w:rFonts w:ascii="Arial" w:hAnsi="Arial" w:cs="Arial" w:eastAsiaTheme="minorEastAsia"/>
                <w:lang w:eastAsia="zh-TW" w:bidi="ar-SA"/>
              </w:rPr>
            </w:pPr>
            <w:r w:rsidRPr="005C5294">
              <w:rPr>
                <w:rFonts w:ascii="Arial" w:hAnsi="Arial" w:cs="Arial" w:eastAsiaTheme="minorEastAsia"/>
                <w:lang w:eastAsia="zh-TW" w:bidi="ar-SA"/>
              </w:rPr>
              <w:t xml:space="preserve">Find students </w:t>
            </w:r>
            <w:r w:rsidR="00F61C1A">
              <w:rPr>
                <w:rFonts w:ascii="Arial" w:hAnsi="Arial" w:cs="Arial" w:eastAsiaTheme="minorEastAsia"/>
                <w:lang w:eastAsia="zh-TW" w:bidi="ar-SA"/>
              </w:rPr>
              <w:t>enrolled</w:t>
            </w:r>
            <w:r w:rsidRPr="005C5294">
              <w:rPr>
                <w:rFonts w:ascii="Arial" w:hAnsi="Arial" w:cs="Arial" w:eastAsiaTheme="minorEastAsia"/>
                <w:lang w:eastAsia="zh-TW" w:bidi="ar-SA"/>
              </w:rPr>
              <w:t xml:space="preserve"> in a Specific Course, taught by a specific lecturer</w:t>
            </w:r>
          </w:p>
        </w:tc>
        <w:tc>
          <w:tcPr>
            <w:tcW w:w="3827" w:type="dxa"/>
          </w:tcPr>
          <w:p w:rsidRPr="00F56F91" w:rsidR="00404818" w:rsidP="00D97856" w:rsidRDefault="005C5294" w14:paraId="6F48463F" w14:textId="48EB18F0">
            <w:pPr>
              <w:textAlignment w:val="baseline"/>
              <w:rPr>
                <w:rFonts w:ascii="Arial" w:hAnsi="Arial" w:cs="Arial" w:eastAsiaTheme="minorEastAsia"/>
                <w:lang w:eastAsia="zh-TW" w:bidi="ar-SA"/>
              </w:rPr>
            </w:pPr>
            <w:r w:rsidRPr="005C5294">
              <w:rPr>
                <w:rFonts w:ascii="Arial" w:hAnsi="Arial" w:cs="Arial" w:eastAsiaTheme="minorEastAsia"/>
                <w:lang w:eastAsia="zh-TW" w:bidi="ar-SA"/>
              </w:rPr>
              <w:t>To verify that the system correctly retrieves students enrolled in a selected course taught by a specified lecturer.</w:t>
            </w:r>
          </w:p>
        </w:tc>
        <w:tc>
          <w:tcPr>
            <w:tcW w:w="992" w:type="dxa"/>
          </w:tcPr>
          <w:p w:rsidRPr="00F56F91" w:rsidR="00404818" w:rsidP="00D97856" w:rsidRDefault="00F56F91" w14:paraId="42BBE096" w14:textId="690D1933">
            <w:pPr>
              <w:textAlignment w:val="baseline"/>
              <w:rPr>
                <w:rFonts w:ascii="Arial" w:hAnsi="Arial" w:cs="Arial" w:eastAsiaTheme="minorEastAsia"/>
                <w:lang w:eastAsia="zh-TW" w:bidi="ar-SA"/>
              </w:rPr>
            </w:pPr>
            <w:r>
              <w:rPr>
                <w:rFonts w:hint="eastAsia" w:ascii="Arial" w:hAnsi="Arial" w:cs="Arial" w:eastAsiaTheme="minorEastAsia"/>
                <w:lang w:eastAsia="zh-TW" w:bidi="ar-SA"/>
              </w:rPr>
              <w:t>Pass</w:t>
            </w:r>
          </w:p>
        </w:tc>
        <w:tc>
          <w:tcPr>
            <w:tcW w:w="1134" w:type="dxa"/>
          </w:tcPr>
          <w:p w:rsidRPr="00F56F91" w:rsidR="00404818" w:rsidP="00D97856" w:rsidRDefault="00F56F91" w14:paraId="3CA3C484" w14:textId="19C7FC41">
            <w:pPr>
              <w:textAlignment w:val="baseline"/>
              <w:rPr>
                <w:rFonts w:ascii="Arial" w:hAnsi="Arial" w:cs="Arial" w:eastAsiaTheme="minorEastAsia"/>
                <w:lang w:eastAsia="zh-TW" w:bidi="ar-SA"/>
              </w:rPr>
            </w:pPr>
            <w:r>
              <w:rPr>
                <w:rFonts w:hint="eastAsia" w:ascii="Arial" w:hAnsi="Arial" w:cs="Arial" w:eastAsiaTheme="minorEastAsia"/>
                <w:lang w:eastAsia="zh-TW" w:bidi="ar-SA"/>
              </w:rPr>
              <w:t>4, 5</w:t>
            </w:r>
          </w:p>
        </w:tc>
      </w:tr>
      <w:tr w:rsidRPr="00F56F91" w:rsidR="00404818" w:rsidTr="002628B6" w14:paraId="4EF5F7AF" w14:textId="77777777">
        <w:trPr>
          <w:trHeight w:val="1146"/>
        </w:trPr>
        <w:tc>
          <w:tcPr>
            <w:tcW w:w="944" w:type="dxa"/>
          </w:tcPr>
          <w:p w:rsidRPr="00F56F91" w:rsidR="00404818" w:rsidP="00D97856" w:rsidRDefault="00F56F91" w14:paraId="36D9E339" w14:textId="7EC466A7">
            <w:pPr>
              <w:textAlignment w:val="baseline"/>
              <w:rPr>
                <w:rFonts w:ascii="Arial" w:hAnsi="Arial" w:cs="Arial" w:eastAsiaTheme="minorEastAsia"/>
                <w:lang w:eastAsia="zh-TW" w:bidi="ar-SA"/>
              </w:rPr>
            </w:pPr>
            <w:r>
              <w:rPr>
                <w:rFonts w:hint="eastAsia" w:ascii="Arial" w:hAnsi="Arial" w:cs="Arial" w:eastAsiaTheme="minorEastAsia"/>
                <w:lang w:eastAsia="zh-TW" w:bidi="ar-SA"/>
              </w:rPr>
              <w:t>UAT-03</w:t>
            </w:r>
          </w:p>
        </w:tc>
        <w:tc>
          <w:tcPr>
            <w:tcW w:w="2312" w:type="dxa"/>
          </w:tcPr>
          <w:p w:rsidRPr="00F56F91" w:rsidR="00404818" w:rsidP="00D97856" w:rsidRDefault="008A20F6" w14:paraId="5FEECE48" w14:textId="4DC956A2">
            <w:pPr>
              <w:textAlignment w:val="baseline"/>
              <w:rPr>
                <w:rFonts w:ascii="Arial" w:hAnsi="Arial" w:cs="Arial" w:eastAsiaTheme="minorEastAsia"/>
                <w:lang w:eastAsia="zh-TW" w:bidi="ar-SA"/>
              </w:rPr>
            </w:pPr>
            <w:proofErr w:type="gramStart"/>
            <w:r w:rsidRPr="008A20F6">
              <w:rPr>
                <w:rFonts w:ascii="Arial" w:hAnsi="Arial" w:cs="Arial" w:eastAsiaTheme="minorEastAsia"/>
                <w:lang w:eastAsia="zh-TW" w:bidi="ar-SA"/>
              </w:rPr>
              <w:t>List</w:t>
            </w:r>
            <w:proofErr w:type="gramEnd"/>
            <w:r w:rsidRPr="008A20F6">
              <w:rPr>
                <w:rFonts w:ascii="Arial" w:hAnsi="Arial" w:cs="Arial" w:eastAsiaTheme="minorEastAsia"/>
                <w:lang w:eastAsia="zh-TW" w:bidi="ar-SA"/>
              </w:rPr>
              <w:t xml:space="preserve"> all students with an average grade above 70% who are in their final year of studies</w:t>
            </w:r>
          </w:p>
        </w:tc>
        <w:tc>
          <w:tcPr>
            <w:tcW w:w="3827" w:type="dxa"/>
          </w:tcPr>
          <w:p w:rsidRPr="00F56F91" w:rsidR="00404818" w:rsidP="00D97856" w:rsidRDefault="008A20F6" w14:paraId="676C926B" w14:textId="156D09A8">
            <w:pPr>
              <w:textAlignment w:val="baseline"/>
              <w:rPr>
                <w:rFonts w:ascii="Arial" w:hAnsi="Arial" w:cs="Arial" w:eastAsiaTheme="minorEastAsia"/>
                <w:lang w:eastAsia="zh-TW" w:bidi="ar-SA"/>
              </w:rPr>
            </w:pPr>
            <w:r w:rsidRPr="008A20F6">
              <w:rPr>
                <w:rFonts w:ascii="Arial" w:hAnsi="Arial" w:cs="Arial" w:eastAsiaTheme="minorEastAsia"/>
                <w:lang w:eastAsia="zh-TW" w:bidi="ar-SA"/>
              </w:rPr>
              <w:t>To verify that the grading calculations and filtering criteria are correctly applied.</w:t>
            </w:r>
          </w:p>
        </w:tc>
        <w:tc>
          <w:tcPr>
            <w:tcW w:w="992" w:type="dxa"/>
          </w:tcPr>
          <w:p w:rsidRPr="00F56F91" w:rsidR="00404818" w:rsidP="00D97856" w:rsidRDefault="00F56F91" w14:paraId="4B3A1326" w14:textId="643EF5AF">
            <w:pPr>
              <w:textAlignment w:val="baseline"/>
              <w:rPr>
                <w:rFonts w:ascii="Arial" w:hAnsi="Arial" w:cs="Arial" w:eastAsiaTheme="minorEastAsia"/>
                <w:lang w:eastAsia="zh-TW" w:bidi="ar-SA"/>
              </w:rPr>
            </w:pPr>
            <w:r>
              <w:rPr>
                <w:rFonts w:hint="eastAsia" w:ascii="Arial" w:hAnsi="Arial" w:cs="Arial" w:eastAsiaTheme="minorEastAsia"/>
                <w:lang w:eastAsia="zh-TW" w:bidi="ar-SA"/>
              </w:rPr>
              <w:t>Pass</w:t>
            </w:r>
          </w:p>
        </w:tc>
        <w:tc>
          <w:tcPr>
            <w:tcW w:w="1134" w:type="dxa"/>
          </w:tcPr>
          <w:p w:rsidRPr="00F56F91" w:rsidR="00404818" w:rsidP="00D97856" w:rsidRDefault="00F56F91" w14:paraId="0DFD7173" w14:textId="5E6438E7">
            <w:pPr>
              <w:textAlignment w:val="baseline"/>
              <w:rPr>
                <w:rFonts w:ascii="Arial" w:hAnsi="Arial" w:cs="Arial" w:eastAsiaTheme="minorEastAsia"/>
                <w:lang w:eastAsia="zh-TW" w:bidi="ar-SA"/>
              </w:rPr>
            </w:pPr>
            <w:r>
              <w:rPr>
                <w:rFonts w:hint="eastAsia" w:ascii="Arial" w:hAnsi="Arial" w:cs="Arial" w:eastAsiaTheme="minorEastAsia"/>
                <w:lang w:eastAsia="zh-TW" w:bidi="ar-SA"/>
              </w:rPr>
              <w:t>6</w:t>
            </w:r>
          </w:p>
        </w:tc>
      </w:tr>
      <w:tr w:rsidRPr="00F56F91" w:rsidR="00404818" w:rsidTr="002628B6" w14:paraId="3554410F" w14:textId="77777777">
        <w:trPr>
          <w:trHeight w:val="573"/>
        </w:trPr>
        <w:tc>
          <w:tcPr>
            <w:tcW w:w="944" w:type="dxa"/>
          </w:tcPr>
          <w:p w:rsidRPr="00D97856" w:rsidR="00404818" w:rsidP="00D97856" w:rsidRDefault="00D97856" w14:paraId="334F27BC" w14:textId="00037AFE">
            <w:pPr>
              <w:textAlignment w:val="baseline"/>
              <w:rPr>
                <w:rFonts w:ascii="Arial" w:hAnsi="Arial" w:cs="Arial" w:eastAsiaTheme="minorEastAsia"/>
                <w:lang w:eastAsia="zh-TW" w:bidi="ar-SA"/>
              </w:rPr>
            </w:pPr>
            <w:r>
              <w:rPr>
                <w:rFonts w:hint="eastAsia" w:ascii="Arial" w:hAnsi="Arial" w:cs="Arial" w:eastAsiaTheme="minorEastAsia"/>
                <w:lang w:eastAsia="zh-TW" w:bidi="ar-SA"/>
              </w:rPr>
              <w:t>UAT-04</w:t>
            </w:r>
          </w:p>
        </w:tc>
        <w:tc>
          <w:tcPr>
            <w:tcW w:w="2312" w:type="dxa"/>
          </w:tcPr>
          <w:p w:rsidRPr="00D97856" w:rsidR="00404818" w:rsidP="00D97856" w:rsidRDefault="008A20F6" w14:paraId="7EB43900" w14:textId="48FC218A">
            <w:pPr>
              <w:textAlignment w:val="baseline"/>
              <w:rPr>
                <w:rFonts w:ascii="Arial" w:hAnsi="Arial" w:cs="Arial" w:eastAsiaTheme="minorEastAsia"/>
                <w:lang w:eastAsia="zh-TW" w:bidi="ar-SA"/>
              </w:rPr>
            </w:pPr>
            <w:r w:rsidRPr="008A20F6">
              <w:rPr>
                <w:rFonts w:ascii="Arial" w:hAnsi="Arial" w:cs="Arial" w:eastAsiaTheme="minorEastAsia"/>
                <w:lang w:eastAsia="zh-TW" w:bidi="ar-SA"/>
              </w:rPr>
              <w:t>Identify students who haven't registered for any courses in the current semester</w:t>
            </w:r>
          </w:p>
        </w:tc>
        <w:tc>
          <w:tcPr>
            <w:tcW w:w="3827" w:type="dxa"/>
          </w:tcPr>
          <w:p w:rsidRPr="00D97856" w:rsidR="00404818" w:rsidP="00D97856" w:rsidRDefault="008A20F6" w14:paraId="62FBAFCE" w14:textId="22433A3F">
            <w:pPr>
              <w:textAlignment w:val="baseline"/>
              <w:rPr>
                <w:rFonts w:ascii="Arial" w:hAnsi="Arial" w:cs="Arial" w:eastAsiaTheme="minorEastAsia"/>
                <w:lang w:eastAsia="zh-TW" w:bidi="ar-SA"/>
              </w:rPr>
            </w:pPr>
            <w:r w:rsidRPr="008A20F6">
              <w:rPr>
                <w:rFonts w:ascii="Arial" w:hAnsi="Arial" w:cs="Arial" w:eastAsiaTheme="minorEastAsia"/>
                <w:lang w:eastAsia="zh-TW" w:bidi="ar-SA"/>
              </w:rPr>
              <w:t>To verify that the system can identify students without active course registrations in a selected semester</w:t>
            </w:r>
            <w:r>
              <w:rPr>
                <w:rFonts w:hint="eastAsia" w:ascii="Arial" w:hAnsi="Arial" w:cs="Arial" w:eastAsiaTheme="minorEastAsia"/>
                <w:lang w:eastAsia="zh-TW" w:bidi="ar-SA"/>
              </w:rPr>
              <w:t>.</w:t>
            </w:r>
          </w:p>
        </w:tc>
        <w:tc>
          <w:tcPr>
            <w:tcW w:w="992" w:type="dxa"/>
          </w:tcPr>
          <w:p w:rsidRPr="00D97856" w:rsidR="00404818" w:rsidP="00D97856" w:rsidRDefault="00D97856" w14:paraId="6C9466F2" w14:textId="74D3E207">
            <w:pPr>
              <w:textAlignment w:val="baseline"/>
              <w:rPr>
                <w:rFonts w:ascii="Arial" w:hAnsi="Arial" w:cs="Arial" w:eastAsiaTheme="minorEastAsia"/>
                <w:lang w:eastAsia="zh-TW" w:bidi="ar-SA"/>
              </w:rPr>
            </w:pPr>
            <w:r>
              <w:rPr>
                <w:rFonts w:hint="eastAsia" w:ascii="Arial" w:hAnsi="Arial" w:cs="Arial" w:eastAsiaTheme="minorEastAsia"/>
                <w:lang w:eastAsia="zh-TW" w:bidi="ar-SA"/>
              </w:rPr>
              <w:t>Pass</w:t>
            </w:r>
          </w:p>
        </w:tc>
        <w:tc>
          <w:tcPr>
            <w:tcW w:w="1134" w:type="dxa"/>
          </w:tcPr>
          <w:p w:rsidRPr="00F56F91" w:rsidR="00404818" w:rsidP="00D97856" w:rsidRDefault="00F56F91" w14:paraId="143E4E73" w14:textId="45E7D933">
            <w:pPr>
              <w:textAlignment w:val="baseline"/>
              <w:rPr>
                <w:rFonts w:ascii="Arial" w:hAnsi="Arial" w:cs="Arial" w:eastAsiaTheme="minorEastAsia"/>
                <w:lang w:eastAsia="zh-TW" w:bidi="ar-SA"/>
              </w:rPr>
            </w:pPr>
            <w:r>
              <w:rPr>
                <w:rFonts w:hint="eastAsia" w:ascii="Arial" w:hAnsi="Arial" w:cs="Arial" w:eastAsiaTheme="minorEastAsia"/>
                <w:lang w:eastAsia="zh-TW" w:bidi="ar-SA"/>
              </w:rPr>
              <w:t>7</w:t>
            </w:r>
          </w:p>
        </w:tc>
      </w:tr>
      <w:tr w:rsidRPr="00F56F91" w:rsidR="00404818" w:rsidTr="002628B6" w14:paraId="18B7F734" w14:textId="77777777">
        <w:trPr>
          <w:trHeight w:val="766"/>
        </w:trPr>
        <w:tc>
          <w:tcPr>
            <w:tcW w:w="944" w:type="dxa"/>
          </w:tcPr>
          <w:p w:rsidRPr="00D97856" w:rsidR="00404818" w:rsidP="00D97856" w:rsidRDefault="00D97856" w14:paraId="47DCAD7E" w14:textId="66803822">
            <w:pPr>
              <w:textAlignment w:val="baseline"/>
              <w:rPr>
                <w:rFonts w:ascii="Arial" w:hAnsi="Arial" w:cs="Arial" w:eastAsiaTheme="minorEastAsia"/>
                <w:lang w:eastAsia="zh-TW" w:bidi="ar-SA"/>
              </w:rPr>
            </w:pPr>
            <w:r>
              <w:rPr>
                <w:rFonts w:hint="eastAsia" w:ascii="Arial" w:hAnsi="Arial" w:cs="Arial" w:eastAsiaTheme="minorEastAsia"/>
                <w:lang w:eastAsia="zh-TW" w:bidi="ar-SA"/>
              </w:rPr>
              <w:t>UAT-0</w:t>
            </w:r>
            <w:r w:rsidRPr="00D97856">
              <w:rPr>
                <w:rFonts w:hint="eastAsia" w:ascii="Arial" w:hAnsi="Arial" w:cs="Arial" w:eastAsiaTheme="minorEastAsia"/>
                <w:lang w:eastAsia="zh-TW" w:bidi="ar-SA"/>
              </w:rPr>
              <w:t>5</w:t>
            </w:r>
          </w:p>
        </w:tc>
        <w:tc>
          <w:tcPr>
            <w:tcW w:w="2312" w:type="dxa"/>
          </w:tcPr>
          <w:p w:rsidRPr="00D97856" w:rsidR="00404818" w:rsidP="00D97856" w:rsidRDefault="008A20F6" w14:paraId="77F89D3A" w14:textId="3198AB9B">
            <w:pPr>
              <w:textAlignment w:val="baseline"/>
              <w:rPr>
                <w:rFonts w:ascii="Arial" w:hAnsi="Arial" w:cs="Arial" w:eastAsiaTheme="minorEastAsia"/>
                <w:lang w:eastAsia="zh-TW" w:bidi="ar-SA"/>
              </w:rPr>
            </w:pPr>
            <w:r w:rsidRPr="008A20F6">
              <w:rPr>
                <w:rFonts w:ascii="Arial" w:hAnsi="Arial" w:cs="Arial" w:eastAsiaTheme="minorEastAsia"/>
                <w:lang w:eastAsia="zh-TW" w:bidi="ar-SA"/>
              </w:rPr>
              <w:t>Retrieve the contact information for the faculty advisor of a specific student</w:t>
            </w:r>
          </w:p>
        </w:tc>
        <w:tc>
          <w:tcPr>
            <w:tcW w:w="3827" w:type="dxa"/>
          </w:tcPr>
          <w:p w:rsidRPr="00D97856" w:rsidR="00404818" w:rsidP="00D97856" w:rsidRDefault="008A20F6" w14:paraId="17B4ADD6" w14:textId="60EA942C">
            <w:pPr>
              <w:textAlignment w:val="baseline"/>
              <w:rPr>
                <w:rFonts w:ascii="Arial" w:hAnsi="Arial" w:cs="Arial" w:eastAsiaTheme="minorEastAsia"/>
                <w:lang w:eastAsia="zh-TW" w:bidi="ar-SA"/>
              </w:rPr>
            </w:pPr>
            <w:r w:rsidRPr="008A20F6">
              <w:rPr>
                <w:rFonts w:ascii="Arial" w:hAnsi="Arial" w:cs="Arial" w:eastAsiaTheme="minorEastAsia"/>
                <w:lang w:eastAsia="zh-TW" w:bidi="ar-SA"/>
              </w:rPr>
              <w:t>To verify that advisor information can be accurately retrieved for an individual student.</w:t>
            </w:r>
          </w:p>
        </w:tc>
        <w:tc>
          <w:tcPr>
            <w:tcW w:w="992" w:type="dxa"/>
          </w:tcPr>
          <w:p w:rsidRPr="00D97856" w:rsidR="00404818" w:rsidP="00D97856" w:rsidRDefault="00D97856" w14:paraId="097DB6A6" w14:textId="376AD5AA">
            <w:pPr>
              <w:textAlignment w:val="baseline"/>
              <w:rPr>
                <w:rFonts w:ascii="Arial" w:hAnsi="Arial" w:cs="Arial" w:eastAsiaTheme="minorEastAsia"/>
                <w:lang w:eastAsia="zh-TW" w:bidi="ar-SA"/>
              </w:rPr>
            </w:pPr>
            <w:r>
              <w:rPr>
                <w:rFonts w:hint="eastAsia" w:ascii="Arial" w:hAnsi="Arial" w:cs="Arial" w:eastAsiaTheme="minorEastAsia"/>
                <w:lang w:eastAsia="zh-TW" w:bidi="ar-SA"/>
              </w:rPr>
              <w:t>Pass</w:t>
            </w:r>
          </w:p>
        </w:tc>
        <w:tc>
          <w:tcPr>
            <w:tcW w:w="1134" w:type="dxa"/>
          </w:tcPr>
          <w:p w:rsidRPr="00D97856" w:rsidR="00404818" w:rsidP="00D97856" w:rsidRDefault="00F56F91" w14:paraId="36D4B1DB" w14:textId="427953F0">
            <w:pPr>
              <w:textAlignment w:val="baseline"/>
              <w:rPr>
                <w:rFonts w:ascii="Arial" w:hAnsi="Arial" w:cs="Arial" w:eastAsiaTheme="minorEastAsia"/>
                <w:lang w:eastAsia="zh-TW" w:bidi="ar-SA"/>
              </w:rPr>
            </w:pPr>
            <w:r w:rsidRPr="00D97856">
              <w:rPr>
                <w:rFonts w:hint="eastAsia" w:ascii="Arial" w:hAnsi="Arial" w:cs="Arial" w:eastAsiaTheme="minorEastAsia"/>
                <w:lang w:eastAsia="zh-TW" w:bidi="ar-SA"/>
              </w:rPr>
              <w:t>8</w:t>
            </w:r>
          </w:p>
        </w:tc>
      </w:tr>
      <w:tr w:rsidRPr="00F56F91" w:rsidR="00404818" w:rsidTr="002628B6" w14:paraId="39AD7202" w14:textId="77777777">
        <w:trPr>
          <w:trHeight w:val="620"/>
        </w:trPr>
        <w:tc>
          <w:tcPr>
            <w:tcW w:w="944" w:type="dxa"/>
          </w:tcPr>
          <w:p w:rsidRPr="00D97856" w:rsidR="00404818" w:rsidP="00D97856" w:rsidRDefault="00D97856" w14:paraId="078526F3" w14:textId="2D5E4ACB">
            <w:pPr>
              <w:textAlignment w:val="baseline"/>
              <w:rPr>
                <w:rFonts w:ascii="Arial" w:hAnsi="Arial" w:cs="Arial" w:eastAsiaTheme="minorEastAsia"/>
                <w:lang w:eastAsia="zh-TW" w:bidi="ar-SA"/>
              </w:rPr>
            </w:pPr>
            <w:r>
              <w:rPr>
                <w:rFonts w:hint="eastAsia" w:ascii="Arial" w:hAnsi="Arial" w:cs="Arial" w:eastAsiaTheme="minorEastAsia"/>
                <w:lang w:eastAsia="zh-TW" w:bidi="ar-SA"/>
              </w:rPr>
              <w:t>UAT-0</w:t>
            </w:r>
            <w:r w:rsidRPr="00D97856">
              <w:rPr>
                <w:rFonts w:hint="eastAsia" w:ascii="Arial" w:hAnsi="Arial" w:cs="Arial" w:eastAsiaTheme="minorEastAsia"/>
                <w:lang w:eastAsia="zh-TW" w:bidi="ar-SA"/>
              </w:rPr>
              <w:t>6</w:t>
            </w:r>
          </w:p>
        </w:tc>
        <w:tc>
          <w:tcPr>
            <w:tcW w:w="2312" w:type="dxa"/>
          </w:tcPr>
          <w:p w:rsidRPr="00D97856" w:rsidR="00404818" w:rsidP="00D97856" w:rsidRDefault="008A20F6" w14:paraId="1A33E59D" w14:textId="62855EF4">
            <w:pPr>
              <w:textAlignment w:val="baseline"/>
              <w:rPr>
                <w:rFonts w:ascii="Arial" w:hAnsi="Arial" w:cs="Arial" w:eastAsiaTheme="minorEastAsia"/>
                <w:lang w:eastAsia="zh-TW" w:bidi="ar-SA"/>
              </w:rPr>
            </w:pPr>
            <w:r w:rsidRPr="008A20F6">
              <w:rPr>
                <w:rFonts w:ascii="Arial" w:hAnsi="Arial" w:cs="Arial" w:eastAsiaTheme="minorEastAsia"/>
                <w:lang w:eastAsia="zh-TW" w:bidi="ar-SA"/>
              </w:rPr>
              <w:t>Search for Lecturers with Expertise in a Particular Research Area</w:t>
            </w:r>
          </w:p>
        </w:tc>
        <w:tc>
          <w:tcPr>
            <w:tcW w:w="3827" w:type="dxa"/>
          </w:tcPr>
          <w:p w:rsidRPr="00D97856" w:rsidR="00404818" w:rsidP="00D97856" w:rsidRDefault="008A20F6" w14:paraId="53FC6764" w14:textId="10021986">
            <w:pPr>
              <w:textAlignment w:val="baseline"/>
              <w:rPr>
                <w:rFonts w:ascii="Arial" w:hAnsi="Arial" w:cs="Arial" w:eastAsiaTheme="minorEastAsia"/>
                <w:lang w:eastAsia="zh-TW" w:bidi="ar-SA"/>
              </w:rPr>
            </w:pPr>
            <w:r w:rsidRPr="008A20F6">
              <w:rPr>
                <w:rFonts w:ascii="Arial" w:hAnsi="Arial" w:cs="Arial" w:eastAsiaTheme="minorEastAsia"/>
                <w:lang w:eastAsia="zh-TW" w:bidi="ar-SA"/>
              </w:rPr>
              <w:t xml:space="preserve">To verify that lecturers can be identified according to their areas of expertise. </w:t>
            </w:r>
          </w:p>
        </w:tc>
        <w:tc>
          <w:tcPr>
            <w:tcW w:w="992" w:type="dxa"/>
          </w:tcPr>
          <w:p w:rsidRPr="00D97856" w:rsidR="00404818" w:rsidP="00D97856" w:rsidRDefault="00D97856" w14:paraId="15173961" w14:textId="671FACF4">
            <w:pPr>
              <w:textAlignment w:val="baseline"/>
              <w:rPr>
                <w:rFonts w:ascii="Arial" w:hAnsi="Arial" w:cs="Arial" w:eastAsiaTheme="minorEastAsia"/>
                <w:lang w:eastAsia="zh-TW" w:bidi="ar-SA"/>
              </w:rPr>
            </w:pPr>
            <w:r>
              <w:rPr>
                <w:rFonts w:hint="eastAsia" w:ascii="Arial" w:hAnsi="Arial" w:cs="Arial" w:eastAsiaTheme="minorEastAsia"/>
                <w:lang w:eastAsia="zh-TW" w:bidi="ar-SA"/>
              </w:rPr>
              <w:t>Pass</w:t>
            </w:r>
          </w:p>
        </w:tc>
        <w:tc>
          <w:tcPr>
            <w:tcW w:w="1134" w:type="dxa"/>
          </w:tcPr>
          <w:p w:rsidRPr="00D97856" w:rsidR="00404818" w:rsidP="00D97856" w:rsidRDefault="00F56F91" w14:paraId="3700EDBE" w14:textId="4395FAB9">
            <w:pPr>
              <w:textAlignment w:val="baseline"/>
              <w:rPr>
                <w:rFonts w:ascii="Arial" w:hAnsi="Arial" w:cs="Arial" w:eastAsiaTheme="minorEastAsia"/>
                <w:lang w:eastAsia="zh-TW" w:bidi="ar-SA"/>
              </w:rPr>
            </w:pPr>
            <w:r w:rsidRPr="00D97856">
              <w:rPr>
                <w:rFonts w:hint="eastAsia" w:ascii="Arial" w:hAnsi="Arial" w:cs="Arial" w:eastAsiaTheme="minorEastAsia"/>
                <w:lang w:eastAsia="zh-TW" w:bidi="ar-SA"/>
              </w:rPr>
              <w:t>9</w:t>
            </w:r>
          </w:p>
        </w:tc>
      </w:tr>
      <w:tr w:rsidRPr="00F56F91" w:rsidR="00404818" w:rsidTr="002628B6" w14:paraId="3DF025A8" w14:textId="77777777">
        <w:trPr>
          <w:trHeight w:val="558"/>
        </w:trPr>
        <w:tc>
          <w:tcPr>
            <w:tcW w:w="944" w:type="dxa"/>
          </w:tcPr>
          <w:p w:rsidRPr="00D97856" w:rsidR="00404818" w:rsidP="00D97856" w:rsidRDefault="00D97856" w14:paraId="7B5EF222" w14:textId="1FA0DB4E">
            <w:pPr>
              <w:textAlignment w:val="baseline"/>
              <w:rPr>
                <w:rFonts w:ascii="Arial" w:hAnsi="Arial" w:cs="Arial" w:eastAsiaTheme="minorEastAsia"/>
                <w:lang w:eastAsia="zh-TW" w:bidi="ar-SA"/>
              </w:rPr>
            </w:pPr>
            <w:r>
              <w:rPr>
                <w:rFonts w:hint="eastAsia" w:ascii="Arial" w:hAnsi="Arial" w:cs="Arial" w:eastAsiaTheme="minorEastAsia"/>
                <w:lang w:eastAsia="zh-TW" w:bidi="ar-SA"/>
              </w:rPr>
              <w:t>UAT-0</w:t>
            </w:r>
            <w:r w:rsidRPr="00D97856">
              <w:rPr>
                <w:rFonts w:hint="eastAsia" w:ascii="Arial" w:hAnsi="Arial" w:cs="Arial" w:eastAsiaTheme="minorEastAsia"/>
                <w:lang w:eastAsia="zh-TW" w:bidi="ar-SA"/>
              </w:rPr>
              <w:t>7</w:t>
            </w:r>
          </w:p>
        </w:tc>
        <w:tc>
          <w:tcPr>
            <w:tcW w:w="2312" w:type="dxa"/>
          </w:tcPr>
          <w:p w:rsidRPr="00D97856" w:rsidR="00404818" w:rsidP="00D97856" w:rsidRDefault="00D97856" w14:paraId="047C0D1F" w14:textId="6EA6195C">
            <w:pPr>
              <w:textAlignment w:val="baseline"/>
              <w:rPr>
                <w:rFonts w:ascii="Arial" w:hAnsi="Arial" w:cs="Arial" w:eastAsiaTheme="minorEastAsia"/>
                <w:lang w:eastAsia="zh-TW" w:bidi="ar-SA"/>
              </w:rPr>
            </w:pPr>
            <w:r>
              <w:rPr>
                <w:rFonts w:hint="eastAsia" w:ascii="Arial" w:hAnsi="Arial" w:cs="Arial" w:eastAsiaTheme="minorEastAsia"/>
                <w:lang w:eastAsia="zh-TW" w:bidi="ar-SA"/>
              </w:rPr>
              <w:t>Query Builder</w:t>
            </w:r>
          </w:p>
        </w:tc>
        <w:tc>
          <w:tcPr>
            <w:tcW w:w="3827" w:type="dxa"/>
          </w:tcPr>
          <w:p w:rsidRPr="00D97856" w:rsidR="00404818" w:rsidP="00D97856" w:rsidRDefault="008A20F6" w14:paraId="26102106" w14:textId="0F06AE3A">
            <w:pPr>
              <w:textAlignment w:val="baseline"/>
              <w:rPr>
                <w:rFonts w:ascii="Arial" w:hAnsi="Arial" w:cs="Arial" w:eastAsiaTheme="minorEastAsia"/>
                <w:lang w:eastAsia="zh-TW" w:bidi="ar-SA"/>
              </w:rPr>
            </w:pPr>
            <w:r w:rsidRPr="008A20F6">
              <w:rPr>
                <w:rFonts w:ascii="Arial" w:hAnsi="Arial" w:cs="Arial" w:eastAsiaTheme="minorEastAsia"/>
                <w:lang w:eastAsia="zh-TW" w:bidi="ar-SA"/>
              </w:rPr>
              <w:t>To verify that users can construct and execute custom queries</w:t>
            </w:r>
            <w:r>
              <w:rPr>
                <w:rFonts w:hint="eastAsia" w:ascii="Arial" w:hAnsi="Arial" w:cs="Arial" w:eastAsiaTheme="minorEastAsia"/>
                <w:lang w:eastAsia="zh-TW" w:bidi="ar-SA"/>
              </w:rPr>
              <w:t>.</w:t>
            </w:r>
          </w:p>
        </w:tc>
        <w:tc>
          <w:tcPr>
            <w:tcW w:w="992" w:type="dxa"/>
          </w:tcPr>
          <w:p w:rsidRPr="00D97856" w:rsidR="00404818" w:rsidP="00D97856" w:rsidRDefault="00D97856" w14:paraId="53CFB6F3" w14:textId="2B499F88">
            <w:pPr>
              <w:textAlignment w:val="baseline"/>
              <w:rPr>
                <w:rFonts w:ascii="Arial" w:hAnsi="Arial" w:cs="Arial" w:eastAsiaTheme="minorEastAsia"/>
                <w:lang w:eastAsia="zh-TW" w:bidi="ar-SA"/>
              </w:rPr>
            </w:pPr>
            <w:r>
              <w:rPr>
                <w:rFonts w:hint="eastAsia" w:ascii="Arial" w:hAnsi="Arial" w:cs="Arial" w:eastAsiaTheme="minorEastAsia"/>
                <w:lang w:eastAsia="zh-TW" w:bidi="ar-SA"/>
              </w:rPr>
              <w:t>Pass</w:t>
            </w:r>
          </w:p>
        </w:tc>
        <w:tc>
          <w:tcPr>
            <w:tcW w:w="1134" w:type="dxa"/>
          </w:tcPr>
          <w:p w:rsidRPr="00D97856" w:rsidR="00404818" w:rsidP="00D97856" w:rsidRDefault="00F56F91" w14:paraId="62AA64F6" w14:textId="60D846B1">
            <w:pPr>
              <w:textAlignment w:val="baseline"/>
              <w:rPr>
                <w:rFonts w:ascii="Arial" w:hAnsi="Arial" w:cs="Arial" w:eastAsiaTheme="minorEastAsia"/>
                <w:lang w:eastAsia="zh-TW" w:bidi="ar-SA"/>
              </w:rPr>
            </w:pPr>
            <w:r w:rsidRPr="00D97856">
              <w:rPr>
                <w:rFonts w:hint="eastAsia" w:ascii="Arial" w:hAnsi="Arial" w:cs="Arial" w:eastAsiaTheme="minorEastAsia"/>
                <w:lang w:eastAsia="zh-TW" w:bidi="ar-SA"/>
              </w:rPr>
              <w:t>10, 11</w:t>
            </w:r>
          </w:p>
        </w:tc>
      </w:tr>
    </w:tbl>
    <w:p w:rsidRPr="00FC04B0" w:rsidR="00FC04B0" w:rsidRDefault="00FC04B0" w14:paraId="56020266" w14:textId="3FC1CC70">
      <w:pPr>
        <w:rPr>
          <w:rFonts w:ascii="Arial" w:hAnsi="Arial" w:cs="Arial"/>
          <w:b/>
          <w:bCs/>
          <w:szCs w:val="24"/>
          <w:lang w:val="en-GB" w:eastAsia="zh-TW"/>
        </w:rPr>
      </w:pPr>
    </w:p>
    <w:p w:rsidR="002628B6" w:rsidP="000B46B7" w:rsidRDefault="00FC04B0" w14:paraId="7FB6BEAC" w14:textId="25EAE78D">
      <w:pPr>
        <w:pStyle w:val="BodyText"/>
        <w:spacing w:line="240" w:lineRule="auto"/>
        <w:jc w:val="left"/>
        <w:rPr>
          <w:rFonts w:cs="Arial"/>
          <w:b/>
          <w:bCs/>
          <w:lang w:eastAsia="zh-TW"/>
        </w:rPr>
      </w:pPr>
      <w:r>
        <w:rPr>
          <w:rFonts w:cs="Arial"/>
          <w:b/>
          <w:bCs/>
          <w:lang w:eastAsia="zh-TW"/>
        </w:rPr>
        <w:t>G</w:t>
      </w:r>
      <w:r w:rsidR="002628B6">
        <w:rPr>
          <w:rFonts w:hint="eastAsia" w:cs="Arial"/>
          <w:b/>
          <w:bCs/>
          <w:lang w:eastAsia="zh-TW"/>
        </w:rPr>
        <w:t>UI Screenshots and Result Discussion</w:t>
      </w:r>
    </w:p>
    <w:p w:rsidRPr="000B46B7" w:rsidR="000B46B7" w:rsidP="000B46B7" w:rsidRDefault="005C5294" w14:paraId="7B3BCE6F" w14:textId="04C47485">
      <w:pPr>
        <w:pStyle w:val="BodyText"/>
        <w:spacing w:line="240" w:lineRule="auto"/>
        <w:jc w:val="left"/>
        <w:rPr>
          <w:rFonts w:cs="Arial"/>
          <w:b/>
          <w:bCs/>
          <w:lang w:eastAsia="zh-TW"/>
        </w:rPr>
      </w:pPr>
      <w:r w:rsidRPr="000B46B7">
        <w:rPr>
          <w:rFonts w:cs="Arial"/>
          <w:b/>
          <w:bCs/>
          <w:lang w:eastAsia="zh-TW"/>
        </w:rPr>
        <w:t xml:space="preserve">UAT-01: </w:t>
      </w:r>
      <w:r w:rsidRPr="000B46B7" w:rsidR="000B46B7">
        <w:rPr>
          <w:rFonts w:hint="eastAsia" w:cs="Arial"/>
          <w:lang w:eastAsia="zh-TW"/>
        </w:rPr>
        <w:t>Query Interface</w:t>
      </w:r>
    </w:p>
    <w:p w:rsidRPr="000B46B7" w:rsidR="005C5294" w:rsidP="000B46B7" w:rsidRDefault="005C5294" w14:paraId="00B7A75E" w14:textId="67A805A0">
      <w:pPr>
        <w:pStyle w:val="BodyText"/>
        <w:spacing w:line="240" w:lineRule="auto"/>
        <w:jc w:val="left"/>
        <w:rPr>
          <w:rFonts w:cs="Arial"/>
          <w:b/>
          <w:bCs/>
          <w:sz w:val="22"/>
          <w:szCs w:val="28"/>
          <w:lang w:eastAsia="zh-TW"/>
        </w:rPr>
      </w:pPr>
      <w:r w:rsidRPr="000B46B7">
        <w:rPr>
          <w:rFonts w:cs="Arial"/>
          <w:b/>
          <w:bCs/>
          <w:szCs w:val="20"/>
          <w:lang w:eastAsia="zh-TW"/>
        </w:rPr>
        <w:t>Discussion</w:t>
      </w:r>
      <w:r w:rsidRPr="000B46B7" w:rsidR="000B46B7">
        <w:rPr>
          <w:rFonts w:hint="eastAsia" w:cs="Arial"/>
          <w:b/>
          <w:bCs/>
          <w:szCs w:val="20"/>
          <w:lang w:eastAsia="zh-TW"/>
        </w:rPr>
        <w:t xml:space="preserve">: </w:t>
      </w:r>
      <w:r w:rsidRPr="000B46B7">
        <w:rPr>
          <w:szCs w:val="20"/>
          <w:lang w:eastAsia="zh-TW"/>
        </w:rPr>
        <w:t>T</w:t>
      </w:r>
      <w:r w:rsidRPr="000B46B7">
        <w:rPr>
          <w:lang w:eastAsia="zh-TW"/>
        </w:rPr>
        <w:t>he interface loaded successfully and provided access to predefined queries and a query builder. This enables users to interact with the database without requiring SQL knowledge, improving accessibility and usability. The interface also included a clear button</w:t>
      </w:r>
      <w:r w:rsidR="00F61C1A">
        <w:rPr>
          <w:lang w:eastAsia="zh-TW"/>
        </w:rPr>
        <w:t xml:space="preserve"> that allowed</w:t>
      </w:r>
      <w:r w:rsidRPr="000B46B7">
        <w:rPr>
          <w:lang w:eastAsia="zh-TW"/>
        </w:rPr>
        <w:t xml:space="preserve"> users to reset selections and execute new queries.</w:t>
      </w:r>
    </w:p>
    <w:p w:rsidR="0071263B" w:rsidP="00A977B8" w:rsidRDefault="00770BCE" w14:paraId="7CC3BF7C" w14:textId="77777777">
      <w:pPr>
        <w:pStyle w:val="BodyText"/>
        <w:spacing w:line="240" w:lineRule="auto"/>
        <w:jc w:val="center"/>
        <w:rPr>
          <w:rFonts w:cs="Arial"/>
          <w:b/>
          <w:bCs/>
          <w:lang w:eastAsia="zh-TW"/>
        </w:rPr>
      </w:pPr>
      <w:r>
        <w:rPr>
          <w:noProof/>
        </w:rPr>
        <w:drawing>
          <wp:inline distT="0" distB="0" distL="0" distR="0" wp14:anchorId="102114AB" wp14:editId="22D150DF">
            <wp:extent cx="4717774" cy="3282267"/>
            <wp:effectExtent l="0" t="0" r="6985" b="0"/>
            <wp:docPr id="1093835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30461" cy="3291094"/>
                    </a:xfrm>
                    <a:prstGeom prst="rect">
                      <a:avLst/>
                    </a:prstGeom>
                    <a:noFill/>
                    <a:ln>
                      <a:noFill/>
                    </a:ln>
                  </pic:spPr>
                </pic:pic>
              </a:graphicData>
            </a:graphic>
          </wp:inline>
        </w:drawing>
      </w:r>
    </w:p>
    <w:p w:rsidRPr="0071263B" w:rsidR="00770BCE" w:rsidP="00A977B8" w:rsidRDefault="0071263B" w14:paraId="0B666693" w14:textId="1854801E">
      <w:pPr>
        <w:pStyle w:val="BodyText"/>
        <w:spacing w:line="240" w:lineRule="auto"/>
        <w:jc w:val="center"/>
        <w:rPr>
          <w:rFonts w:cs="Arial"/>
          <w:b/>
          <w:bCs/>
          <w:lang w:eastAsia="zh-TW"/>
        </w:rPr>
      </w:pPr>
      <w:bookmarkStart w:name="_Toc235420781" w:id="37"/>
      <w:r w:rsidRPr="0071263B">
        <w:rPr>
          <w:rFonts w:cs="Arial"/>
        </w:rPr>
        <w:t xml:space="preserve">Figure </w:t>
      </w:r>
      <w:r w:rsidRPr="0071263B">
        <w:rPr>
          <w:rFonts w:cs="Arial"/>
        </w:rPr>
        <w:fldChar w:fldCharType="begin"/>
      </w:r>
      <w:r w:rsidRPr="0071263B">
        <w:rPr>
          <w:rFonts w:cs="Arial"/>
        </w:rPr>
        <w:instrText xml:space="preserve"> SEQ Figure \* ARABIC </w:instrText>
      </w:r>
      <w:r w:rsidRPr="0071263B">
        <w:rPr>
          <w:rFonts w:cs="Arial"/>
        </w:rPr>
        <w:fldChar w:fldCharType="separate"/>
      </w:r>
      <w:r w:rsidRPr="0071263B">
        <w:rPr>
          <w:rFonts w:cs="Arial"/>
          <w:noProof/>
        </w:rPr>
        <w:t>2</w:t>
      </w:r>
      <w:r w:rsidRPr="0071263B">
        <w:rPr>
          <w:rFonts w:cs="Arial"/>
        </w:rPr>
        <w:fldChar w:fldCharType="end"/>
      </w:r>
      <w:r w:rsidRPr="0071263B">
        <w:rPr>
          <w:rFonts w:cs="Arial"/>
        </w:rPr>
        <w:t>.</w:t>
      </w:r>
      <w:r w:rsidRPr="0071263B" w:rsidR="00770BCE">
        <w:rPr>
          <w:rFonts w:cs="Arial"/>
          <w:b/>
          <w:bCs/>
          <w:lang w:eastAsia="zh-TW"/>
        </w:rPr>
        <w:t xml:space="preserve"> </w:t>
      </w:r>
      <w:r w:rsidRPr="0071263B" w:rsidR="008A20F6">
        <w:rPr>
          <w:rFonts w:cs="Arial"/>
          <w:b/>
          <w:bCs/>
          <w:lang w:eastAsia="zh-TW"/>
        </w:rPr>
        <w:t xml:space="preserve">Query Interface </w:t>
      </w:r>
      <w:r w:rsidRPr="0071263B" w:rsidR="00770BCE">
        <w:rPr>
          <w:rFonts w:cs="Arial"/>
          <w:b/>
          <w:bCs/>
          <w:lang w:eastAsia="zh-TW"/>
        </w:rPr>
        <w:t>(UAT-01)</w:t>
      </w:r>
      <w:bookmarkEnd w:id="37"/>
    </w:p>
    <w:p w:rsidR="0071263B" w:rsidP="00A977B8" w:rsidRDefault="008A20F6" w14:paraId="323763CE" w14:textId="77777777">
      <w:pPr>
        <w:pStyle w:val="BodyText"/>
        <w:spacing w:line="240" w:lineRule="auto"/>
        <w:jc w:val="center"/>
        <w:rPr>
          <w:rFonts w:cs="Arial"/>
        </w:rPr>
      </w:pPr>
      <w:r>
        <w:rPr>
          <w:noProof/>
        </w:rPr>
        <w:drawing>
          <wp:inline distT="0" distB="0" distL="0" distR="0" wp14:anchorId="74D9B610" wp14:editId="05D3F789">
            <wp:extent cx="4631634" cy="3396531"/>
            <wp:effectExtent l="0" t="0" r="0" b="0"/>
            <wp:docPr id="1137789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49895" cy="3409922"/>
                    </a:xfrm>
                    <a:prstGeom prst="rect">
                      <a:avLst/>
                    </a:prstGeom>
                    <a:noFill/>
                    <a:ln>
                      <a:noFill/>
                    </a:ln>
                  </pic:spPr>
                </pic:pic>
              </a:graphicData>
            </a:graphic>
          </wp:inline>
        </w:drawing>
      </w:r>
    </w:p>
    <w:p w:rsidRPr="0071263B" w:rsidR="000B46B7" w:rsidP="00A977B8" w:rsidRDefault="0071263B" w14:paraId="1C686E15" w14:textId="44956458">
      <w:pPr>
        <w:pStyle w:val="BodyText"/>
        <w:spacing w:line="240" w:lineRule="auto"/>
        <w:jc w:val="center"/>
        <w:rPr>
          <w:rFonts w:cs="Arial"/>
          <w:lang w:val="en-GB"/>
        </w:rPr>
      </w:pPr>
      <w:bookmarkStart w:name="_Toc235420782" w:id="38"/>
      <w:r w:rsidRPr="00514DA8">
        <w:rPr>
          <w:rFonts w:cs="Arial"/>
        </w:rPr>
        <w:t xml:space="preserve">Figure </w:t>
      </w:r>
      <w:r w:rsidRPr="00514DA8">
        <w:rPr>
          <w:rFonts w:cs="Arial"/>
        </w:rPr>
        <w:fldChar w:fldCharType="begin"/>
      </w:r>
      <w:r w:rsidRPr="00514DA8">
        <w:rPr>
          <w:rFonts w:cs="Arial"/>
        </w:rPr>
        <w:instrText xml:space="preserve"> SEQ Figure \* ARABIC </w:instrText>
      </w:r>
      <w:r w:rsidRPr="00514DA8">
        <w:rPr>
          <w:rFonts w:cs="Arial"/>
        </w:rPr>
        <w:fldChar w:fldCharType="separate"/>
      </w:r>
      <w:r>
        <w:rPr>
          <w:rFonts w:cs="Arial"/>
          <w:noProof/>
        </w:rPr>
        <w:t>3</w:t>
      </w:r>
      <w:r w:rsidRPr="00514DA8">
        <w:rPr>
          <w:rFonts w:cs="Arial"/>
        </w:rPr>
        <w:fldChar w:fldCharType="end"/>
      </w:r>
      <w:r w:rsidRPr="00514DA8">
        <w:rPr>
          <w:rFonts w:cs="Arial"/>
        </w:rPr>
        <w:t>.</w:t>
      </w:r>
      <w:r w:rsidRPr="00770BCE" w:rsidR="00770BCE">
        <w:rPr>
          <w:rFonts w:hint="eastAsia"/>
          <w:b/>
          <w:bCs/>
          <w:lang w:eastAsia="zh-TW"/>
        </w:rPr>
        <w:t xml:space="preserve"> </w:t>
      </w:r>
      <w:r w:rsidR="008A20F6">
        <w:rPr>
          <w:rFonts w:hint="eastAsia"/>
          <w:b/>
          <w:bCs/>
          <w:lang w:eastAsia="zh-TW"/>
        </w:rPr>
        <w:t xml:space="preserve">Query Interface-2 </w:t>
      </w:r>
      <w:r w:rsidRPr="00770BCE" w:rsidR="00770BCE">
        <w:rPr>
          <w:rFonts w:hint="eastAsia"/>
          <w:b/>
          <w:bCs/>
          <w:lang w:eastAsia="zh-TW"/>
        </w:rPr>
        <w:t>(UAT-01)</w:t>
      </w:r>
      <w:bookmarkEnd w:id="38"/>
    </w:p>
    <w:p w:rsidRPr="002628B6" w:rsidR="000B46B7" w:rsidP="002628B6" w:rsidRDefault="000B46B7" w14:paraId="7B78A4A6" w14:textId="3301161A">
      <w:pPr>
        <w:rPr>
          <w:rFonts w:ascii="Arial" w:hAnsi="Arial" w:cs="Arial"/>
          <w:b/>
          <w:bCs/>
          <w:szCs w:val="24"/>
          <w:lang w:eastAsia="zh-TW"/>
        </w:rPr>
      </w:pPr>
      <w:r>
        <w:rPr>
          <w:b/>
          <w:bCs/>
          <w:lang w:eastAsia="zh-TW"/>
        </w:rPr>
        <w:br w:type="page"/>
      </w:r>
      <w:r w:rsidRPr="002628B6" w:rsidR="008A20F6">
        <w:rPr>
          <w:rFonts w:ascii="Arial" w:hAnsi="Arial" w:cs="Arial"/>
          <w:b/>
          <w:bCs/>
          <w:lang w:eastAsia="zh-TW"/>
        </w:rPr>
        <w:t xml:space="preserve">UAT-02: </w:t>
      </w:r>
      <w:r w:rsidRPr="002628B6">
        <w:rPr>
          <w:rFonts w:ascii="Arial" w:hAnsi="Arial" w:cs="Arial"/>
          <w:lang w:eastAsia="zh-TW"/>
        </w:rPr>
        <w:t>Find students enrolled in a Specific Course, taught by a specific lecturer</w:t>
      </w:r>
    </w:p>
    <w:p w:rsidRPr="002628B6" w:rsidR="008A20F6" w:rsidP="008A20F6" w:rsidRDefault="008A20F6" w14:paraId="7B8EE57E" w14:textId="505BCBD9">
      <w:pPr>
        <w:pStyle w:val="BodyText"/>
        <w:spacing w:line="240" w:lineRule="auto"/>
        <w:jc w:val="left"/>
        <w:rPr>
          <w:rFonts w:cs="Arial"/>
          <w:b/>
          <w:bCs/>
          <w:szCs w:val="20"/>
          <w:lang w:eastAsia="zh-TW"/>
        </w:rPr>
      </w:pPr>
      <w:r w:rsidRPr="002628B6">
        <w:rPr>
          <w:rFonts w:cs="Arial"/>
          <w:b/>
          <w:bCs/>
          <w:szCs w:val="20"/>
          <w:lang w:eastAsia="zh-TW"/>
        </w:rPr>
        <w:t>Discussion</w:t>
      </w:r>
      <w:r w:rsidRPr="002628B6" w:rsidR="000B46B7">
        <w:rPr>
          <w:rFonts w:cs="Arial"/>
          <w:b/>
          <w:bCs/>
          <w:szCs w:val="20"/>
          <w:lang w:eastAsia="zh-TW"/>
        </w:rPr>
        <w:t xml:space="preserve">: </w:t>
      </w:r>
      <w:r w:rsidRPr="002628B6">
        <w:rPr>
          <w:rFonts w:cs="Arial"/>
          <w:szCs w:val="20"/>
          <w:lang w:eastAsia="zh-TW"/>
        </w:rPr>
        <w:t>The query returned expected student records. The results matched enrolment data, confirming the correct implementation of many-to-many relationship between Students, Courses, and Lecturers. </w:t>
      </w:r>
    </w:p>
    <w:p w:rsidR="0071263B" w:rsidP="00A977B8" w:rsidRDefault="008A20F6" w14:paraId="4B674C7E" w14:textId="77777777">
      <w:pPr>
        <w:pStyle w:val="BodyText"/>
        <w:spacing w:line="240" w:lineRule="auto"/>
        <w:jc w:val="center"/>
        <w:rPr>
          <w:rFonts w:cs="Arial"/>
        </w:rPr>
      </w:pPr>
      <w:r>
        <w:rPr>
          <w:noProof/>
          <w:lang w:eastAsia="zh-TW"/>
        </w:rPr>
        <w:drawing>
          <wp:inline distT="0" distB="0" distL="0" distR="0" wp14:anchorId="24946073" wp14:editId="6A4F2DB6">
            <wp:extent cx="4883426" cy="3581179"/>
            <wp:effectExtent l="0" t="0" r="0" b="635"/>
            <wp:docPr id="13154755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93554" cy="3588606"/>
                    </a:xfrm>
                    <a:prstGeom prst="rect">
                      <a:avLst/>
                    </a:prstGeom>
                    <a:noFill/>
                    <a:ln>
                      <a:noFill/>
                    </a:ln>
                  </pic:spPr>
                </pic:pic>
              </a:graphicData>
            </a:graphic>
          </wp:inline>
        </w:drawing>
      </w:r>
    </w:p>
    <w:p w:rsidR="00A977B8" w:rsidP="00A977B8" w:rsidRDefault="0071263B" w14:paraId="2C3BA306" w14:textId="77777777">
      <w:pPr>
        <w:pStyle w:val="BodyText"/>
        <w:spacing w:line="240" w:lineRule="auto"/>
        <w:jc w:val="center"/>
        <w:rPr>
          <w:b/>
          <w:bCs/>
          <w:lang w:eastAsia="zh-TW"/>
        </w:rPr>
      </w:pPr>
      <w:bookmarkStart w:name="_Toc235420783" w:id="39"/>
      <w:r>
        <w:rPr>
          <w:rFonts w:cs="Arial"/>
        </w:rPr>
        <w:t>F</w:t>
      </w:r>
      <w:r w:rsidRPr="00514DA8">
        <w:rPr>
          <w:rFonts w:cs="Arial"/>
        </w:rPr>
        <w:t xml:space="preserve">igure </w:t>
      </w:r>
      <w:r w:rsidRPr="00514DA8">
        <w:rPr>
          <w:rFonts w:cs="Arial"/>
        </w:rPr>
        <w:fldChar w:fldCharType="begin"/>
      </w:r>
      <w:r w:rsidRPr="00514DA8">
        <w:rPr>
          <w:rFonts w:cs="Arial"/>
        </w:rPr>
        <w:instrText xml:space="preserve"> SEQ Figure \* ARABIC </w:instrText>
      </w:r>
      <w:r w:rsidRPr="00514DA8">
        <w:rPr>
          <w:rFonts w:cs="Arial"/>
        </w:rPr>
        <w:fldChar w:fldCharType="separate"/>
      </w:r>
      <w:r>
        <w:rPr>
          <w:rFonts w:cs="Arial"/>
          <w:noProof/>
        </w:rPr>
        <w:t>4</w:t>
      </w:r>
      <w:r w:rsidRPr="00514DA8">
        <w:rPr>
          <w:rFonts w:cs="Arial"/>
        </w:rPr>
        <w:fldChar w:fldCharType="end"/>
      </w:r>
      <w:r w:rsidRPr="00514DA8">
        <w:rPr>
          <w:rFonts w:cs="Arial"/>
        </w:rPr>
        <w:t xml:space="preserve">. </w:t>
      </w:r>
      <w:r w:rsidRPr="008A20F6" w:rsidR="008A20F6">
        <w:rPr>
          <w:rFonts w:hint="eastAsia"/>
          <w:b/>
          <w:bCs/>
          <w:lang w:eastAsia="zh-TW"/>
        </w:rPr>
        <w:t>Student enrolled in a specific course, taught by a specific lecturer</w:t>
      </w:r>
      <w:bookmarkEnd w:id="39"/>
    </w:p>
    <w:p w:rsidR="00A977B8" w:rsidP="00A977B8" w:rsidRDefault="00A977B8" w14:paraId="314BBF13" w14:textId="77777777">
      <w:pPr>
        <w:pStyle w:val="BodyText"/>
        <w:spacing w:line="240" w:lineRule="auto"/>
        <w:jc w:val="center"/>
        <w:rPr>
          <w:b/>
          <w:bCs/>
          <w:lang w:eastAsia="zh-TW"/>
        </w:rPr>
      </w:pPr>
    </w:p>
    <w:p w:rsidR="00A977B8" w:rsidP="00A977B8" w:rsidRDefault="00A977B8" w14:paraId="58E44A6B" w14:textId="1E65C7F7">
      <w:pPr>
        <w:pStyle w:val="BodyText"/>
        <w:spacing w:line="240" w:lineRule="auto"/>
        <w:jc w:val="center"/>
        <w:rPr>
          <w:b/>
          <w:bCs/>
          <w:lang w:eastAsia="zh-TW"/>
        </w:rPr>
      </w:pPr>
      <w:r>
        <w:rPr>
          <w:noProof/>
        </w:rPr>
        <w:drawing>
          <wp:inline distT="0" distB="0" distL="0" distR="0" wp14:anchorId="41B51264" wp14:editId="5A8F60FD">
            <wp:extent cx="4883426" cy="3323187"/>
            <wp:effectExtent l="0" t="0" r="0" b="0"/>
            <wp:docPr id="17389617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92892" cy="3329628"/>
                    </a:xfrm>
                    <a:prstGeom prst="rect">
                      <a:avLst/>
                    </a:prstGeom>
                    <a:noFill/>
                    <a:ln>
                      <a:noFill/>
                    </a:ln>
                  </pic:spPr>
                </pic:pic>
              </a:graphicData>
            </a:graphic>
          </wp:inline>
        </w:drawing>
      </w:r>
    </w:p>
    <w:p w:rsidRPr="00A977B8" w:rsidR="008A20F6" w:rsidP="00A977B8" w:rsidRDefault="0071263B" w14:paraId="170BD15D" w14:textId="06E9F839">
      <w:pPr>
        <w:pStyle w:val="BodyText"/>
        <w:spacing w:line="240" w:lineRule="auto"/>
        <w:jc w:val="center"/>
        <w:rPr>
          <w:b/>
          <w:bCs/>
          <w:lang w:eastAsia="zh-TW"/>
        </w:rPr>
      </w:pPr>
      <w:bookmarkStart w:name="_Toc235420784" w:id="40"/>
      <w:r>
        <w:rPr>
          <w:rFonts w:cs="Arial"/>
        </w:rPr>
        <w:t>F</w:t>
      </w:r>
      <w:r w:rsidRPr="00514DA8">
        <w:rPr>
          <w:rFonts w:cs="Arial"/>
        </w:rPr>
        <w:t xml:space="preserve">igure </w:t>
      </w:r>
      <w:r w:rsidRPr="00514DA8">
        <w:rPr>
          <w:rFonts w:cs="Arial"/>
        </w:rPr>
        <w:fldChar w:fldCharType="begin"/>
      </w:r>
      <w:r w:rsidRPr="00514DA8">
        <w:rPr>
          <w:rFonts w:cs="Arial"/>
        </w:rPr>
        <w:instrText xml:space="preserve"> SEQ Figure \* ARABIC </w:instrText>
      </w:r>
      <w:r w:rsidRPr="00514DA8">
        <w:rPr>
          <w:rFonts w:cs="Arial"/>
        </w:rPr>
        <w:fldChar w:fldCharType="separate"/>
      </w:r>
      <w:r>
        <w:rPr>
          <w:rFonts w:cs="Arial"/>
          <w:noProof/>
        </w:rPr>
        <w:t>5</w:t>
      </w:r>
      <w:r w:rsidRPr="00514DA8">
        <w:rPr>
          <w:rFonts w:cs="Arial"/>
        </w:rPr>
        <w:fldChar w:fldCharType="end"/>
      </w:r>
      <w:r w:rsidRPr="00514DA8">
        <w:rPr>
          <w:rFonts w:cs="Arial"/>
        </w:rPr>
        <w:t>.</w:t>
      </w:r>
      <w:r>
        <w:rPr>
          <w:rFonts w:cs="Arial"/>
        </w:rPr>
        <w:t xml:space="preserve"> </w:t>
      </w:r>
      <w:r w:rsidRPr="008A20F6" w:rsidR="008A20F6">
        <w:rPr>
          <w:rFonts w:hint="eastAsia"/>
          <w:b/>
          <w:bCs/>
          <w:lang w:eastAsia="zh-TW"/>
        </w:rPr>
        <w:t xml:space="preserve">Safe </w:t>
      </w:r>
      <w:r w:rsidR="002628B6">
        <w:rPr>
          <w:b/>
          <w:bCs/>
          <w:lang w:eastAsia="zh-TW"/>
        </w:rPr>
        <w:t>fails</w:t>
      </w:r>
      <w:r w:rsidRPr="008A20F6" w:rsidR="008A20F6">
        <w:rPr>
          <w:rFonts w:hint="eastAsia"/>
          <w:b/>
          <w:bCs/>
          <w:lang w:eastAsia="zh-TW"/>
        </w:rPr>
        <w:t xml:space="preserve"> when part of the query information is missing</w:t>
      </w:r>
      <w:bookmarkEnd w:id="40"/>
    </w:p>
    <w:p w:rsidRPr="000B46B7" w:rsidR="000B46B7" w:rsidP="008A20F6" w:rsidRDefault="008A20F6" w14:paraId="68139141" w14:textId="4EEF1705">
      <w:pPr>
        <w:pStyle w:val="BodyText"/>
        <w:spacing w:line="240" w:lineRule="auto"/>
        <w:jc w:val="left"/>
        <w:rPr>
          <w:rFonts w:cs="Arial"/>
          <w:b/>
          <w:bCs/>
          <w:szCs w:val="20"/>
          <w:lang w:eastAsia="zh-TW"/>
        </w:rPr>
      </w:pPr>
      <w:r w:rsidRPr="000B46B7">
        <w:rPr>
          <w:rFonts w:hint="eastAsia" w:cs="Arial"/>
          <w:b/>
          <w:bCs/>
          <w:szCs w:val="20"/>
          <w:lang w:eastAsia="zh-TW"/>
        </w:rPr>
        <w:t xml:space="preserve">UAT-03: </w:t>
      </w:r>
      <w:proofErr w:type="gramStart"/>
      <w:r w:rsidRPr="000B46B7" w:rsidR="000B46B7">
        <w:rPr>
          <w:rStyle w:val="normaltextrun"/>
          <w:rFonts w:cs="Arial"/>
          <w:color w:val="000000"/>
          <w:szCs w:val="20"/>
          <w:bdr w:val="none" w:color="auto" w:sz="0" w:space="0" w:frame="1"/>
          <w:lang w:val="en-GB"/>
        </w:rPr>
        <w:t>List</w:t>
      </w:r>
      <w:proofErr w:type="gramEnd"/>
      <w:r w:rsidRPr="000B46B7" w:rsidR="000B46B7">
        <w:rPr>
          <w:rStyle w:val="normaltextrun"/>
          <w:rFonts w:cs="Arial"/>
          <w:color w:val="000000"/>
          <w:szCs w:val="20"/>
          <w:bdr w:val="none" w:color="auto" w:sz="0" w:space="0" w:frame="1"/>
          <w:lang w:val="en-GB"/>
        </w:rPr>
        <w:t xml:space="preserve"> all students with an average grade above 70% who are in their final year of studies</w:t>
      </w:r>
    </w:p>
    <w:p w:rsidRPr="000B46B7" w:rsidR="008A20F6" w:rsidP="008A20F6" w:rsidRDefault="008A20F6" w14:paraId="35434FE7" w14:textId="16D1CA99">
      <w:pPr>
        <w:pStyle w:val="BodyText"/>
        <w:spacing w:line="240" w:lineRule="auto"/>
        <w:jc w:val="left"/>
        <w:rPr>
          <w:rFonts w:cs="Arial"/>
          <w:b/>
          <w:bCs/>
          <w:szCs w:val="20"/>
          <w:lang w:eastAsia="zh-TW"/>
        </w:rPr>
      </w:pPr>
      <w:r w:rsidRPr="000B46B7">
        <w:rPr>
          <w:rFonts w:cs="Arial"/>
          <w:b/>
          <w:bCs/>
          <w:szCs w:val="20"/>
          <w:lang w:eastAsia="zh-TW"/>
        </w:rPr>
        <w:t>Discussion</w:t>
      </w:r>
      <w:r w:rsidRPr="000B46B7" w:rsidR="000B46B7">
        <w:rPr>
          <w:rFonts w:hint="eastAsia" w:cs="Arial"/>
          <w:b/>
          <w:bCs/>
          <w:szCs w:val="20"/>
          <w:lang w:eastAsia="zh-TW"/>
        </w:rPr>
        <w:t xml:space="preserve">: </w:t>
      </w:r>
      <w:r w:rsidRPr="000B46B7">
        <w:rPr>
          <w:rFonts w:cs="Arial"/>
          <w:szCs w:val="20"/>
          <w:lang w:eastAsia="zh-TW"/>
        </w:rPr>
        <w:t>The query successfully calculated average grades and returned qualifying students, demonstrating that grade data is stored correctly and supports aggregate calculations. </w:t>
      </w:r>
    </w:p>
    <w:p w:rsidR="00A977B8" w:rsidP="00A977B8" w:rsidRDefault="00A977B8" w14:paraId="3803AAB6" w14:textId="7FB8E6C0">
      <w:pPr>
        <w:pStyle w:val="BodyText"/>
        <w:spacing w:line="240" w:lineRule="auto"/>
        <w:jc w:val="center"/>
        <w:rPr>
          <w:lang w:eastAsia="zh-TW"/>
        </w:rPr>
      </w:pPr>
      <w:r>
        <w:rPr>
          <w:noProof/>
        </w:rPr>
        <w:drawing>
          <wp:inline distT="0" distB="0" distL="0" distR="0" wp14:anchorId="73793D65" wp14:editId="6B8FFFD3">
            <wp:extent cx="5048250" cy="3663950"/>
            <wp:effectExtent l="0" t="0" r="0" b="0"/>
            <wp:docPr id="7515958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48250" cy="3663950"/>
                    </a:xfrm>
                    <a:prstGeom prst="rect">
                      <a:avLst/>
                    </a:prstGeom>
                    <a:noFill/>
                    <a:ln>
                      <a:noFill/>
                    </a:ln>
                  </pic:spPr>
                </pic:pic>
              </a:graphicData>
            </a:graphic>
          </wp:inline>
        </w:drawing>
      </w:r>
    </w:p>
    <w:p w:rsidR="008A20F6" w:rsidP="00A977B8" w:rsidRDefault="0071263B" w14:paraId="1977F7E7" w14:textId="6EDD39EA">
      <w:pPr>
        <w:pStyle w:val="BodyText"/>
        <w:spacing w:line="240" w:lineRule="auto"/>
        <w:jc w:val="center"/>
        <w:rPr>
          <w:b/>
          <w:bCs/>
          <w:lang w:eastAsia="zh-TW"/>
        </w:rPr>
      </w:pPr>
      <w:bookmarkStart w:name="_Toc235420785" w:id="41"/>
      <w:r w:rsidRPr="00514DA8">
        <w:rPr>
          <w:rFonts w:cs="Arial"/>
        </w:rPr>
        <w:t xml:space="preserve">Figure </w:t>
      </w:r>
      <w:r w:rsidRPr="00514DA8">
        <w:rPr>
          <w:rFonts w:cs="Arial"/>
        </w:rPr>
        <w:fldChar w:fldCharType="begin"/>
      </w:r>
      <w:r w:rsidRPr="00514DA8">
        <w:rPr>
          <w:rFonts w:cs="Arial"/>
        </w:rPr>
        <w:instrText xml:space="preserve"> SEQ Figure \* ARABIC </w:instrText>
      </w:r>
      <w:r w:rsidRPr="00514DA8">
        <w:rPr>
          <w:rFonts w:cs="Arial"/>
        </w:rPr>
        <w:fldChar w:fldCharType="separate"/>
      </w:r>
      <w:r>
        <w:rPr>
          <w:rFonts w:cs="Arial"/>
          <w:noProof/>
        </w:rPr>
        <w:t>6</w:t>
      </w:r>
      <w:r w:rsidRPr="00514DA8">
        <w:rPr>
          <w:rFonts w:cs="Arial"/>
        </w:rPr>
        <w:fldChar w:fldCharType="end"/>
      </w:r>
      <w:r w:rsidRPr="00514DA8">
        <w:rPr>
          <w:rFonts w:cs="Arial"/>
        </w:rPr>
        <w:t xml:space="preserve">. </w:t>
      </w:r>
      <w:r w:rsidRPr="008A20F6" w:rsidR="008A20F6">
        <w:rPr>
          <w:rFonts w:hint="eastAsia"/>
          <w:b/>
          <w:bCs/>
          <w:lang w:eastAsia="zh-TW"/>
        </w:rPr>
        <w:t>Students with average results above 70%</w:t>
      </w:r>
      <w:bookmarkEnd w:id="41"/>
    </w:p>
    <w:p w:rsidR="001A5819" w:rsidRDefault="001A5819" w14:paraId="7B966DC0" w14:textId="238A0BA6">
      <w:pPr>
        <w:rPr>
          <w:rFonts w:ascii="Arial" w:hAnsi="Arial"/>
          <w:b/>
          <w:bCs/>
          <w:szCs w:val="24"/>
          <w:lang w:eastAsia="zh-TW"/>
        </w:rPr>
      </w:pPr>
      <w:r>
        <w:rPr>
          <w:b/>
          <w:bCs/>
          <w:lang w:eastAsia="zh-TW"/>
        </w:rPr>
        <w:br w:type="page"/>
      </w:r>
    </w:p>
    <w:p w:rsidRPr="002628B6" w:rsidR="002628B6" w:rsidP="000B46B7" w:rsidRDefault="000B46B7" w14:paraId="78AC3716" w14:textId="2E891738">
      <w:pPr>
        <w:pStyle w:val="BodyText"/>
        <w:spacing w:line="240" w:lineRule="auto"/>
        <w:jc w:val="left"/>
        <w:rPr>
          <w:rFonts w:cs="Arial"/>
          <w:b/>
          <w:bCs/>
          <w:szCs w:val="20"/>
          <w:lang w:eastAsia="zh-TW"/>
        </w:rPr>
      </w:pPr>
      <w:r w:rsidRPr="002628B6">
        <w:rPr>
          <w:rFonts w:cs="Arial"/>
          <w:b/>
          <w:bCs/>
          <w:szCs w:val="20"/>
          <w:lang w:eastAsia="zh-TW"/>
        </w:rPr>
        <w:t xml:space="preserve">UAT-04: </w:t>
      </w:r>
      <w:r w:rsidRPr="002628B6" w:rsidR="002628B6">
        <w:rPr>
          <w:rStyle w:val="normaltextrun"/>
          <w:rFonts w:cs="Arial"/>
          <w:color w:val="000000"/>
          <w:szCs w:val="20"/>
          <w:shd w:val="clear" w:color="auto" w:fill="FFFFFF"/>
        </w:rPr>
        <w:t>Identify students who haven't registered for any courses in the current semester</w:t>
      </w:r>
    </w:p>
    <w:p w:rsidRPr="002628B6" w:rsidR="001A5819" w:rsidP="002628B6" w:rsidRDefault="000B46B7" w14:paraId="01EDA584" w14:textId="59137C1E">
      <w:pPr>
        <w:pStyle w:val="BodyText"/>
        <w:spacing w:line="240" w:lineRule="auto"/>
        <w:jc w:val="left"/>
        <w:rPr>
          <w:rFonts w:cs="Arial"/>
          <w:b/>
          <w:bCs/>
          <w:szCs w:val="20"/>
          <w:lang w:eastAsia="zh-TW"/>
        </w:rPr>
      </w:pPr>
      <w:r w:rsidRPr="002628B6">
        <w:rPr>
          <w:rFonts w:cs="Arial"/>
          <w:b/>
          <w:bCs/>
          <w:szCs w:val="20"/>
          <w:lang w:eastAsia="zh-TW"/>
        </w:rPr>
        <w:t>Discussion</w:t>
      </w:r>
      <w:r w:rsidRPr="002628B6" w:rsidR="002628B6">
        <w:rPr>
          <w:rFonts w:hint="eastAsia" w:cs="Arial"/>
          <w:b/>
          <w:bCs/>
          <w:szCs w:val="20"/>
          <w:lang w:eastAsia="zh-TW"/>
        </w:rPr>
        <w:t xml:space="preserve">: </w:t>
      </w:r>
      <w:r w:rsidRPr="002628B6" w:rsidR="006148E4">
        <w:rPr>
          <w:szCs w:val="20"/>
          <w:lang w:eastAsia="zh-TW"/>
        </w:rPr>
        <w:t xml:space="preserve">The query correctly distinguished between enrolled and non-enrolled students. This confirms the integrity of enrolment records and relationship constraints within the database.  </w:t>
      </w:r>
    </w:p>
    <w:p w:rsidR="00A977B8" w:rsidP="00A977B8" w:rsidRDefault="00A977B8" w14:paraId="1C4360E8" w14:textId="5FE97342">
      <w:pPr>
        <w:pStyle w:val="BodyText"/>
        <w:spacing w:line="240" w:lineRule="auto"/>
        <w:jc w:val="center"/>
        <w:rPr>
          <w:lang w:eastAsia="zh-TW"/>
        </w:rPr>
      </w:pPr>
      <w:r>
        <w:rPr>
          <w:noProof/>
        </w:rPr>
        <w:drawing>
          <wp:inline distT="0" distB="0" distL="0" distR="0" wp14:anchorId="19F786B1" wp14:editId="4831728C">
            <wp:extent cx="5048250" cy="3733800"/>
            <wp:effectExtent l="0" t="0" r="0" b="0"/>
            <wp:docPr id="10200397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48250" cy="3733800"/>
                    </a:xfrm>
                    <a:prstGeom prst="rect">
                      <a:avLst/>
                    </a:prstGeom>
                    <a:noFill/>
                    <a:ln>
                      <a:noFill/>
                    </a:ln>
                  </pic:spPr>
                </pic:pic>
              </a:graphicData>
            </a:graphic>
          </wp:inline>
        </w:drawing>
      </w:r>
    </w:p>
    <w:p w:rsidR="006148E4" w:rsidP="00A977B8" w:rsidRDefault="0071263B" w14:paraId="4F5BAA35" w14:textId="02D40EAB">
      <w:pPr>
        <w:pStyle w:val="BodyText"/>
        <w:spacing w:line="240" w:lineRule="auto"/>
        <w:jc w:val="center"/>
        <w:rPr>
          <w:b/>
          <w:bCs/>
          <w:lang w:eastAsia="zh-TW"/>
        </w:rPr>
      </w:pPr>
      <w:bookmarkStart w:name="_Toc235420786" w:id="42"/>
      <w:r w:rsidRPr="00514DA8">
        <w:rPr>
          <w:rFonts w:cs="Arial"/>
        </w:rPr>
        <w:t xml:space="preserve">Figure </w:t>
      </w:r>
      <w:r w:rsidRPr="00514DA8">
        <w:rPr>
          <w:rFonts w:cs="Arial"/>
        </w:rPr>
        <w:fldChar w:fldCharType="begin"/>
      </w:r>
      <w:r w:rsidRPr="00514DA8">
        <w:rPr>
          <w:rFonts w:cs="Arial"/>
        </w:rPr>
        <w:instrText xml:space="preserve"> SEQ Figure \* ARABIC </w:instrText>
      </w:r>
      <w:r w:rsidRPr="00514DA8">
        <w:rPr>
          <w:rFonts w:cs="Arial"/>
        </w:rPr>
        <w:fldChar w:fldCharType="separate"/>
      </w:r>
      <w:r>
        <w:rPr>
          <w:rFonts w:cs="Arial"/>
          <w:noProof/>
        </w:rPr>
        <w:t>7</w:t>
      </w:r>
      <w:r w:rsidRPr="00514DA8">
        <w:rPr>
          <w:rFonts w:cs="Arial"/>
        </w:rPr>
        <w:fldChar w:fldCharType="end"/>
      </w:r>
      <w:r w:rsidRPr="00514DA8">
        <w:rPr>
          <w:rFonts w:cs="Arial"/>
        </w:rPr>
        <w:t xml:space="preserve">. </w:t>
      </w:r>
      <w:r w:rsidR="006148E4">
        <w:rPr>
          <w:rFonts w:hint="eastAsia"/>
          <w:b/>
          <w:bCs/>
          <w:lang w:eastAsia="zh-TW"/>
        </w:rPr>
        <w:t>Students not registered for any course in 2026 semester S2</w:t>
      </w:r>
      <w:bookmarkEnd w:id="42"/>
    </w:p>
    <w:p w:rsidR="000B46B7" w:rsidRDefault="000B46B7" w14:paraId="6B139BAB" w14:textId="01BCABB6">
      <w:pPr>
        <w:rPr>
          <w:rFonts w:ascii="Arial" w:hAnsi="Arial"/>
          <w:b/>
          <w:bCs/>
          <w:szCs w:val="24"/>
          <w:lang w:eastAsia="zh-TW"/>
        </w:rPr>
      </w:pPr>
      <w:r>
        <w:rPr>
          <w:b/>
          <w:bCs/>
          <w:lang w:eastAsia="zh-TW"/>
        </w:rPr>
        <w:br w:type="page"/>
      </w:r>
    </w:p>
    <w:p w:rsidRPr="002628B6" w:rsidR="000B46B7" w:rsidP="000B46B7" w:rsidRDefault="000B46B7" w14:paraId="33447EC8" w14:textId="49C971CB">
      <w:pPr>
        <w:pStyle w:val="BodyText"/>
        <w:spacing w:line="240" w:lineRule="auto"/>
        <w:jc w:val="left"/>
        <w:rPr>
          <w:rFonts w:cs="Arial"/>
          <w:b/>
          <w:bCs/>
          <w:lang w:eastAsia="zh-TW"/>
        </w:rPr>
      </w:pPr>
      <w:r w:rsidRPr="002628B6">
        <w:rPr>
          <w:rFonts w:hint="eastAsia" w:cs="Arial"/>
          <w:b/>
          <w:bCs/>
          <w:lang w:eastAsia="zh-TW"/>
        </w:rPr>
        <w:t xml:space="preserve">UAT-05: </w:t>
      </w:r>
      <w:r w:rsidRPr="002628B6">
        <w:rPr>
          <w:rFonts w:cs="Arial"/>
          <w:lang w:eastAsia="zh-TW"/>
        </w:rPr>
        <w:t>Retrieve the contact information for the faculty advisor of a specific student</w:t>
      </w:r>
    </w:p>
    <w:p w:rsidR="000B46B7" w:rsidP="000B46B7" w:rsidRDefault="000B46B7" w14:paraId="429FA177" w14:textId="788A7BC4">
      <w:pPr>
        <w:pStyle w:val="BodyText"/>
        <w:spacing w:line="240" w:lineRule="auto"/>
        <w:jc w:val="left"/>
        <w:rPr>
          <w:rFonts w:cs="Arial"/>
          <w:lang w:eastAsia="zh-TW"/>
        </w:rPr>
      </w:pPr>
      <w:r w:rsidRPr="000B46B7">
        <w:rPr>
          <w:rFonts w:cs="Arial"/>
          <w:b/>
          <w:bCs/>
          <w:lang w:eastAsia="zh-TW"/>
        </w:rPr>
        <w:t>Discussion</w:t>
      </w:r>
      <w:r>
        <w:rPr>
          <w:rFonts w:hint="eastAsia" w:cs="Arial"/>
          <w:b/>
          <w:bCs/>
          <w:lang w:eastAsia="zh-TW"/>
        </w:rPr>
        <w:t xml:space="preserve">: </w:t>
      </w:r>
      <w:r w:rsidRPr="000B46B7">
        <w:rPr>
          <w:rFonts w:cs="Arial"/>
          <w:lang w:eastAsia="zh-TW"/>
        </w:rPr>
        <w:t>The system successfully returned advisor details for the selected student. This validates the one-to-many lecturer-student advisory relationship and confirms that advisor assignments are maintained correctly.</w:t>
      </w:r>
    </w:p>
    <w:p w:rsidR="00A977B8" w:rsidP="000B46B7" w:rsidRDefault="00A977B8" w14:paraId="60CA505D" w14:textId="62B586D7">
      <w:pPr>
        <w:pStyle w:val="BodyText"/>
        <w:spacing w:line="240" w:lineRule="auto"/>
        <w:jc w:val="center"/>
        <w:rPr>
          <w:rFonts w:cs="Arial"/>
          <w:b/>
          <w:bCs/>
          <w:lang w:eastAsia="zh-TW"/>
        </w:rPr>
      </w:pPr>
      <w:r>
        <w:rPr>
          <w:noProof/>
        </w:rPr>
        <w:drawing>
          <wp:inline distT="0" distB="0" distL="0" distR="0" wp14:anchorId="6902C6B0" wp14:editId="676BF527">
            <wp:extent cx="5048250" cy="3733800"/>
            <wp:effectExtent l="0" t="0" r="0" b="0"/>
            <wp:docPr id="6380969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48250" cy="3733800"/>
                    </a:xfrm>
                    <a:prstGeom prst="rect">
                      <a:avLst/>
                    </a:prstGeom>
                    <a:noFill/>
                    <a:ln>
                      <a:noFill/>
                    </a:ln>
                  </pic:spPr>
                </pic:pic>
              </a:graphicData>
            </a:graphic>
          </wp:inline>
        </w:drawing>
      </w:r>
    </w:p>
    <w:p w:rsidR="000B46B7" w:rsidP="000B46B7" w:rsidRDefault="0071263B" w14:paraId="5E524C82" w14:textId="6445B1FE">
      <w:pPr>
        <w:pStyle w:val="BodyText"/>
        <w:spacing w:line="240" w:lineRule="auto"/>
        <w:jc w:val="center"/>
        <w:rPr>
          <w:rFonts w:cs="Arial"/>
          <w:b/>
          <w:bCs/>
          <w:lang w:eastAsia="zh-TW"/>
        </w:rPr>
      </w:pPr>
      <w:bookmarkStart w:name="_Toc235420787" w:id="43"/>
      <w:r w:rsidRPr="00514DA8">
        <w:rPr>
          <w:rFonts w:cs="Arial"/>
        </w:rPr>
        <w:t xml:space="preserve">Figure </w:t>
      </w:r>
      <w:r w:rsidRPr="00514DA8">
        <w:rPr>
          <w:rFonts w:cs="Arial"/>
        </w:rPr>
        <w:fldChar w:fldCharType="begin"/>
      </w:r>
      <w:r w:rsidRPr="00514DA8">
        <w:rPr>
          <w:rFonts w:cs="Arial"/>
        </w:rPr>
        <w:instrText xml:space="preserve"> SEQ Figure \* ARABIC </w:instrText>
      </w:r>
      <w:r w:rsidRPr="00514DA8">
        <w:rPr>
          <w:rFonts w:cs="Arial"/>
        </w:rPr>
        <w:fldChar w:fldCharType="separate"/>
      </w:r>
      <w:r>
        <w:rPr>
          <w:rFonts w:cs="Arial"/>
          <w:noProof/>
        </w:rPr>
        <w:t>8</w:t>
      </w:r>
      <w:r w:rsidRPr="00514DA8">
        <w:rPr>
          <w:rFonts w:cs="Arial"/>
        </w:rPr>
        <w:fldChar w:fldCharType="end"/>
      </w:r>
      <w:r w:rsidRPr="00514DA8">
        <w:rPr>
          <w:rFonts w:cs="Arial"/>
        </w:rPr>
        <w:t xml:space="preserve">. </w:t>
      </w:r>
      <w:r w:rsidR="000B46B7">
        <w:rPr>
          <w:rFonts w:hint="eastAsia" w:cs="Arial"/>
          <w:b/>
          <w:bCs/>
          <w:lang w:eastAsia="zh-TW"/>
        </w:rPr>
        <w:t>Faculty advisor information for student with ID: 1007</w:t>
      </w:r>
      <w:bookmarkEnd w:id="43"/>
    </w:p>
    <w:p w:rsidR="000B46B7" w:rsidRDefault="000B46B7" w14:paraId="7AAA8EB2" w14:textId="2B8CCE5A">
      <w:pPr>
        <w:rPr>
          <w:rFonts w:ascii="Arial" w:hAnsi="Arial" w:cs="Arial"/>
          <w:b/>
          <w:bCs/>
          <w:szCs w:val="24"/>
          <w:lang w:eastAsia="zh-TW"/>
        </w:rPr>
      </w:pPr>
      <w:r>
        <w:rPr>
          <w:rFonts w:cs="Arial"/>
          <w:b/>
          <w:bCs/>
          <w:lang w:eastAsia="zh-TW"/>
        </w:rPr>
        <w:br w:type="page"/>
      </w:r>
    </w:p>
    <w:p w:rsidRPr="002628B6" w:rsidR="000B46B7" w:rsidP="000B46B7" w:rsidRDefault="000B46B7" w14:paraId="3E1415EF" w14:textId="09EEF6EE">
      <w:pPr>
        <w:pStyle w:val="BodyText"/>
        <w:spacing w:line="240" w:lineRule="auto"/>
        <w:rPr>
          <w:rFonts w:cs="Arial"/>
          <w:lang w:eastAsia="zh-TW"/>
        </w:rPr>
      </w:pPr>
      <w:r w:rsidRPr="002628B6">
        <w:rPr>
          <w:rFonts w:hint="eastAsia" w:cs="Arial"/>
          <w:b/>
          <w:bCs/>
          <w:lang w:eastAsia="zh-TW"/>
        </w:rPr>
        <w:t>UAT-06:</w:t>
      </w:r>
      <w:r w:rsidRPr="002628B6">
        <w:rPr>
          <w:rFonts w:hint="eastAsia" w:cs="Arial"/>
          <w:b/>
          <w:bCs/>
          <w:sz w:val="18"/>
          <w:szCs w:val="22"/>
          <w:lang w:eastAsia="zh-TW"/>
        </w:rPr>
        <w:t xml:space="preserve"> </w:t>
      </w:r>
      <w:r w:rsidRPr="002628B6">
        <w:rPr>
          <w:rFonts w:hint="eastAsia" w:cs="Arial"/>
          <w:lang w:eastAsia="zh-TW"/>
        </w:rPr>
        <w:t>S</w:t>
      </w:r>
      <w:r w:rsidRPr="002628B6">
        <w:rPr>
          <w:rFonts w:cs="Arial"/>
          <w:lang w:eastAsia="zh-TW"/>
        </w:rPr>
        <w:t>earch for Lecturers with Expertise in a Particular Research Area</w:t>
      </w:r>
    </w:p>
    <w:p w:rsidR="000B46B7" w:rsidP="000B46B7" w:rsidRDefault="000B46B7" w14:paraId="17688EFA" w14:textId="2CD84AD9">
      <w:pPr>
        <w:pStyle w:val="BodyText"/>
        <w:spacing w:line="240" w:lineRule="auto"/>
        <w:rPr>
          <w:rFonts w:cs="Arial"/>
          <w:lang w:eastAsia="zh-TW"/>
        </w:rPr>
      </w:pPr>
      <w:r w:rsidRPr="000B46B7">
        <w:rPr>
          <w:rFonts w:cs="Arial"/>
          <w:b/>
          <w:bCs/>
          <w:lang w:eastAsia="zh-TW"/>
        </w:rPr>
        <w:t>Discussion</w:t>
      </w:r>
      <w:r>
        <w:rPr>
          <w:rFonts w:hint="eastAsia" w:cs="Arial"/>
          <w:b/>
          <w:bCs/>
          <w:lang w:eastAsia="zh-TW"/>
        </w:rPr>
        <w:t xml:space="preserve">: </w:t>
      </w:r>
      <w:r w:rsidRPr="000B46B7">
        <w:rPr>
          <w:rFonts w:cs="Arial"/>
          <w:lang w:eastAsia="zh-TW"/>
        </w:rPr>
        <w:t xml:space="preserve">The query returned the expected lecturer records. This confirms that the expertise areas have been correctly </w:t>
      </w:r>
      <w:proofErr w:type="spellStart"/>
      <w:r w:rsidRPr="000B46B7">
        <w:rPr>
          <w:rFonts w:cs="Arial"/>
          <w:lang w:eastAsia="zh-TW"/>
        </w:rPr>
        <w:t>normalised</w:t>
      </w:r>
      <w:proofErr w:type="spellEnd"/>
      <w:r w:rsidRPr="000B46B7">
        <w:rPr>
          <w:rFonts w:cs="Arial"/>
          <w:lang w:eastAsia="zh-TW"/>
        </w:rPr>
        <w:t xml:space="preserve"> and linked to lecturer records.</w:t>
      </w:r>
    </w:p>
    <w:p w:rsidR="00A977B8" w:rsidP="000B46B7" w:rsidRDefault="00A977B8" w14:paraId="5A5CB2C2" w14:textId="037C067A">
      <w:pPr>
        <w:pStyle w:val="BodyText"/>
        <w:spacing w:line="240" w:lineRule="auto"/>
        <w:jc w:val="center"/>
        <w:rPr>
          <w:rFonts w:cs="Arial"/>
          <w:sz w:val="22"/>
          <w:szCs w:val="28"/>
          <w:lang w:eastAsia="zh-TW"/>
        </w:rPr>
      </w:pPr>
      <w:r>
        <w:rPr>
          <w:noProof/>
        </w:rPr>
        <w:drawing>
          <wp:inline distT="0" distB="0" distL="0" distR="0" wp14:anchorId="4811218E" wp14:editId="5FE76F95">
            <wp:extent cx="5048250" cy="3683000"/>
            <wp:effectExtent l="0" t="0" r="0" b="0"/>
            <wp:docPr id="96983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48250" cy="3683000"/>
                    </a:xfrm>
                    <a:prstGeom prst="rect">
                      <a:avLst/>
                    </a:prstGeom>
                    <a:noFill/>
                    <a:ln>
                      <a:noFill/>
                    </a:ln>
                  </pic:spPr>
                </pic:pic>
              </a:graphicData>
            </a:graphic>
          </wp:inline>
        </w:drawing>
      </w:r>
    </w:p>
    <w:p w:rsidR="000B46B7" w:rsidP="000B46B7" w:rsidRDefault="0071263B" w14:paraId="4D7D8106" w14:textId="33FF0B2E">
      <w:pPr>
        <w:pStyle w:val="BodyText"/>
        <w:spacing w:line="240" w:lineRule="auto"/>
        <w:jc w:val="center"/>
        <w:rPr>
          <w:rFonts w:cs="Arial"/>
          <w:b/>
          <w:bCs/>
          <w:sz w:val="22"/>
          <w:szCs w:val="28"/>
          <w:lang w:eastAsia="zh-TW"/>
        </w:rPr>
      </w:pPr>
      <w:bookmarkStart w:name="_Toc235420788" w:id="44"/>
      <w:r w:rsidRPr="00514DA8">
        <w:rPr>
          <w:rFonts w:cs="Arial"/>
        </w:rPr>
        <w:t xml:space="preserve">Figure </w:t>
      </w:r>
      <w:r w:rsidRPr="00514DA8">
        <w:rPr>
          <w:rFonts w:cs="Arial"/>
        </w:rPr>
        <w:fldChar w:fldCharType="begin"/>
      </w:r>
      <w:r w:rsidRPr="00514DA8">
        <w:rPr>
          <w:rFonts w:cs="Arial"/>
        </w:rPr>
        <w:instrText xml:space="preserve"> SEQ Figure \* ARABIC </w:instrText>
      </w:r>
      <w:r w:rsidRPr="00514DA8">
        <w:rPr>
          <w:rFonts w:cs="Arial"/>
        </w:rPr>
        <w:fldChar w:fldCharType="separate"/>
      </w:r>
      <w:r>
        <w:rPr>
          <w:rFonts w:cs="Arial"/>
          <w:noProof/>
        </w:rPr>
        <w:t>9</w:t>
      </w:r>
      <w:r w:rsidRPr="00514DA8">
        <w:rPr>
          <w:rFonts w:cs="Arial"/>
        </w:rPr>
        <w:fldChar w:fldCharType="end"/>
      </w:r>
      <w:r w:rsidRPr="00514DA8">
        <w:rPr>
          <w:rFonts w:cs="Arial"/>
        </w:rPr>
        <w:t xml:space="preserve">. </w:t>
      </w:r>
      <w:r w:rsidRPr="002628B6" w:rsidR="000B46B7">
        <w:rPr>
          <w:rFonts w:hint="eastAsia" w:cs="Arial"/>
          <w:b/>
          <w:bCs/>
          <w:lang w:eastAsia="zh-TW"/>
        </w:rPr>
        <w:t>Lecturer search by expertise area</w:t>
      </w:r>
      <w:bookmarkEnd w:id="44"/>
    </w:p>
    <w:p w:rsidR="000B46B7" w:rsidRDefault="000B46B7" w14:paraId="12B5DA62" w14:textId="53C43088">
      <w:pPr>
        <w:rPr>
          <w:rFonts w:ascii="Arial" w:hAnsi="Arial" w:cs="Arial"/>
          <w:b/>
          <w:bCs/>
          <w:sz w:val="22"/>
          <w:szCs w:val="28"/>
          <w:lang w:eastAsia="zh-TW"/>
        </w:rPr>
      </w:pPr>
      <w:r>
        <w:rPr>
          <w:rFonts w:cs="Arial"/>
          <w:b/>
          <w:bCs/>
          <w:sz w:val="22"/>
          <w:szCs w:val="28"/>
          <w:lang w:eastAsia="zh-TW"/>
        </w:rPr>
        <w:br w:type="page"/>
      </w:r>
    </w:p>
    <w:p w:rsidRPr="002628B6" w:rsidR="000B46B7" w:rsidP="000B46B7" w:rsidRDefault="000B46B7" w14:paraId="2886AFE5" w14:textId="2EE7A82F">
      <w:pPr>
        <w:pStyle w:val="BodyText"/>
        <w:spacing w:line="240" w:lineRule="auto"/>
        <w:rPr>
          <w:rFonts w:cs="Arial"/>
          <w:b/>
          <w:bCs/>
          <w:lang w:eastAsia="zh-TW"/>
        </w:rPr>
      </w:pPr>
      <w:r w:rsidRPr="002628B6">
        <w:rPr>
          <w:rFonts w:hint="eastAsia" w:cs="Arial"/>
          <w:b/>
          <w:bCs/>
          <w:lang w:eastAsia="zh-TW"/>
        </w:rPr>
        <w:t xml:space="preserve">UAT-07: </w:t>
      </w:r>
      <w:r w:rsidRPr="002628B6">
        <w:rPr>
          <w:rFonts w:hint="eastAsia" w:cs="Arial"/>
          <w:lang w:eastAsia="zh-TW"/>
        </w:rPr>
        <w:t>Query Builder</w:t>
      </w:r>
    </w:p>
    <w:p w:rsidR="000B46B7" w:rsidP="000B46B7" w:rsidRDefault="000B46B7" w14:paraId="15863D34" w14:textId="3CCB04C2">
      <w:pPr>
        <w:pStyle w:val="BodyText"/>
        <w:spacing w:line="240" w:lineRule="auto"/>
        <w:rPr>
          <w:rFonts w:cs="Arial"/>
          <w:lang w:eastAsia="zh-TW"/>
        </w:rPr>
      </w:pPr>
      <w:r w:rsidRPr="000B46B7">
        <w:rPr>
          <w:rFonts w:cs="Arial"/>
          <w:b/>
          <w:bCs/>
          <w:lang w:eastAsia="zh-TW"/>
        </w:rPr>
        <w:t>Discussion</w:t>
      </w:r>
      <w:r>
        <w:rPr>
          <w:rFonts w:hint="eastAsia" w:cs="Arial"/>
          <w:b/>
          <w:bCs/>
          <w:lang w:eastAsia="zh-TW"/>
        </w:rPr>
        <w:t xml:space="preserve">: </w:t>
      </w:r>
      <w:r w:rsidRPr="000B46B7">
        <w:rPr>
          <w:rFonts w:cs="Arial"/>
          <w:lang w:eastAsia="zh-TW"/>
        </w:rPr>
        <w:t xml:space="preserve">The query builder allowed users to create and execute </w:t>
      </w:r>
      <w:proofErr w:type="spellStart"/>
      <w:r w:rsidRPr="000B46B7">
        <w:rPr>
          <w:rFonts w:cs="Arial"/>
          <w:lang w:eastAsia="zh-TW"/>
        </w:rPr>
        <w:t>customised</w:t>
      </w:r>
      <w:proofErr w:type="spellEnd"/>
      <w:r w:rsidRPr="000B46B7">
        <w:rPr>
          <w:rFonts w:cs="Arial"/>
          <w:lang w:eastAsia="zh-TW"/>
        </w:rPr>
        <w:t xml:space="preserve"> searches. This improves system flexibility by supporting information retrieval beyond the predefined queries.</w:t>
      </w:r>
    </w:p>
    <w:p w:rsidR="00A977B8" w:rsidP="000B46B7" w:rsidRDefault="00A977B8" w14:paraId="493E6BCF" w14:textId="0E27716E">
      <w:pPr>
        <w:pStyle w:val="BodyText"/>
        <w:spacing w:line="240" w:lineRule="auto"/>
        <w:jc w:val="center"/>
        <w:rPr>
          <w:rFonts w:cs="Arial"/>
          <w:b/>
          <w:bCs/>
          <w:sz w:val="22"/>
          <w:szCs w:val="28"/>
          <w:lang w:eastAsia="zh-TW"/>
        </w:rPr>
      </w:pPr>
      <w:r>
        <w:rPr>
          <w:noProof/>
        </w:rPr>
        <w:drawing>
          <wp:inline distT="0" distB="0" distL="0" distR="0" wp14:anchorId="1A37377E" wp14:editId="5FCC6419">
            <wp:extent cx="5048250" cy="1377950"/>
            <wp:effectExtent l="0" t="0" r="0" b="0"/>
            <wp:docPr id="1529887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048250" cy="1377950"/>
                    </a:xfrm>
                    <a:prstGeom prst="rect">
                      <a:avLst/>
                    </a:prstGeom>
                    <a:noFill/>
                    <a:ln>
                      <a:noFill/>
                    </a:ln>
                  </pic:spPr>
                </pic:pic>
              </a:graphicData>
            </a:graphic>
          </wp:inline>
        </w:drawing>
      </w:r>
    </w:p>
    <w:p w:rsidR="000B46B7" w:rsidP="000B46B7" w:rsidRDefault="0071263B" w14:paraId="4B4E59C1" w14:textId="00B5605C">
      <w:pPr>
        <w:pStyle w:val="BodyText"/>
        <w:spacing w:line="240" w:lineRule="auto"/>
        <w:jc w:val="center"/>
        <w:rPr>
          <w:rFonts w:cs="Arial"/>
          <w:b/>
          <w:bCs/>
          <w:sz w:val="22"/>
          <w:szCs w:val="28"/>
          <w:lang w:eastAsia="zh-TW"/>
        </w:rPr>
      </w:pPr>
      <w:bookmarkStart w:name="_Toc235420789" w:id="45"/>
      <w:r w:rsidRPr="00514DA8">
        <w:rPr>
          <w:rFonts w:cs="Arial"/>
        </w:rPr>
        <w:t xml:space="preserve">Figure </w:t>
      </w:r>
      <w:r w:rsidRPr="00514DA8">
        <w:rPr>
          <w:rFonts w:cs="Arial"/>
        </w:rPr>
        <w:fldChar w:fldCharType="begin"/>
      </w:r>
      <w:r w:rsidRPr="00514DA8">
        <w:rPr>
          <w:rFonts w:cs="Arial"/>
        </w:rPr>
        <w:instrText xml:space="preserve"> SEQ Figure \* ARABIC </w:instrText>
      </w:r>
      <w:r w:rsidRPr="00514DA8">
        <w:rPr>
          <w:rFonts w:cs="Arial"/>
        </w:rPr>
        <w:fldChar w:fldCharType="separate"/>
      </w:r>
      <w:r>
        <w:rPr>
          <w:rFonts w:cs="Arial"/>
          <w:noProof/>
        </w:rPr>
        <w:t>10</w:t>
      </w:r>
      <w:r w:rsidRPr="00514DA8">
        <w:rPr>
          <w:rFonts w:cs="Arial"/>
        </w:rPr>
        <w:fldChar w:fldCharType="end"/>
      </w:r>
      <w:r w:rsidRPr="00514DA8">
        <w:rPr>
          <w:rFonts w:cs="Arial"/>
        </w:rPr>
        <w:t xml:space="preserve">. </w:t>
      </w:r>
      <w:r w:rsidRPr="002628B6" w:rsidR="000B46B7">
        <w:rPr>
          <w:rFonts w:hint="eastAsia" w:cs="Arial"/>
          <w:b/>
          <w:bCs/>
          <w:lang w:eastAsia="zh-TW"/>
        </w:rPr>
        <w:t>Query builder interface</w:t>
      </w:r>
      <w:bookmarkEnd w:id="45"/>
      <w:r w:rsidR="000B46B7">
        <w:rPr>
          <w:rFonts w:cs="Arial"/>
          <w:b/>
          <w:bCs/>
          <w:sz w:val="22"/>
          <w:szCs w:val="28"/>
          <w:lang w:eastAsia="zh-TW"/>
        </w:rPr>
        <w:br/>
      </w:r>
    </w:p>
    <w:p w:rsidR="00A977B8" w:rsidP="000B46B7" w:rsidRDefault="00A977B8" w14:paraId="27EC660D" w14:textId="66E1C603">
      <w:pPr>
        <w:pStyle w:val="BodyText"/>
        <w:spacing w:line="240" w:lineRule="auto"/>
        <w:jc w:val="center"/>
        <w:rPr>
          <w:rFonts w:cs="Arial"/>
          <w:b/>
          <w:bCs/>
          <w:sz w:val="22"/>
          <w:szCs w:val="28"/>
          <w:lang w:eastAsia="zh-TW"/>
        </w:rPr>
      </w:pPr>
      <w:r>
        <w:rPr>
          <w:noProof/>
        </w:rPr>
        <w:drawing>
          <wp:inline distT="0" distB="0" distL="0" distR="0" wp14:anchorId="7E764232" wp14:editId="2716D438">
            <wp:extent cx="5048250" cy="3771900"/>
            <wp:effectExtent l="0" t="0" r="0" b="0"/>
            <wp:docPr id="844892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48250" cy="3771900"/>
                    </a:xfrm>
                    <a:prstGeom prst="rect">
                      <a:avLst/>
                    </a:prstGeom>
                    <a:noFill/>
                    <a:ln>
                      <a:noFill/>
                    </a:ln>
                  </pic:spPr>
                </pic:pic>
              </a:graphicData>
            </a:graphic>
          </wp:inline>
        </w:drawing>
      </w:r>
    </w:p>
    <w:p w:rsidR="000B46B7" w:rsidP="000B46B7" w:rsidRDefault="0071263B" w14:paraId="2B27F00C" w14:textId="2098FB46">
      <w:pPr>
        <w:pStyle w:val="BodyText"/>
        <w:spacing w:line="240" w:lineRule="auto"/>
        <w:jc w:val="center"/>
        <w:rPr>
          <w:rFonts w:cs="Arial"/>
          <w:b/>
          <w:bCs/>
          <w:lang w:eastAsia="zh-TW"/>
        </w:rPr>
      </w:pPr>
      <w:bookmarkStart w:name="_Toc235420790" w:id="46"/>
      <w:r w:rsidRPr="00514DA8">
        <w:rPr>
          <w:rFonts w:cs="Arial"/>
        </w:rPr>
        <w:t xml:space="preserve">Figure </w:t>
      </w:r>
      <w:r w:rsidRPr="00514DA8">
        <w:rPr>
          <w:rFonts w:cs="Arial"/>
        </w:rPr>
        <w:fldChar w:fldCharType="begin"/>
      </w:r>
      <w:r w:rsidRPr="00514DA8">
        <w:rPr>
          <w:rFonts w:cs="Arial"/>
        </w:rPr>
        <w:instrText xml:space="preserve"> SEQ Figure \* ARABIC </w:instrText>
      </w:r>
      <w:r w:rsidRPr="00514DA8">
        <w:rPr>
          <w:rFonts w:cs="Arial"/>
        </w:rPr>
        <w:fldChar w:fldCharType="separate"/>
      </w:r>
      <w:r>
        <w:rPr>
          <w:rFonts w:cs="Arial"/>
          <w:noProof/>
        </w:rPr>
        <w:t>11</w:t>
      </w:r>
      <w:r w:rsidRPr="00514DA8">
        <w:rPr>
          <w:rFonts w:cs="Arial"/>
        </w:rPr>
        <w:fldChar w:fldCharType="end"/>
      </w:r>
      <w:r w:rsidRPr="00514DA8">
        <w:rPr>
          <w:rFonts w:cs="Arial"/>
        </w:rPr>
        <w:t xml:space="preserve">. </w:t>
      </w:r>
      <w:r w:rsidRPr="002628B6" w:rsidR="000B46B7">
        <w:rPr>
          <w:rFonts w:hint="eastAsia" w:cs="Arial"/>
          <w:b/>
          <w:bCs/>
          <w:lang w:eastAsia="zh-TW"/>
        </w:rPr>
        <w:t>Custom query example</w:t>
      </w:r>
      <w:bookmarkEnd w:id="46"/>
    </w:p>
    <w:p w:rsidR="002628B6" w:rsidRDefault="002628B6" w14:paraId="3DEBE455" w14:textId="0E41C646">
      <w:pPr>
        <w:rPr>
          <w:rFonts w:ascii="Arial" w:hAnsi="Arial" w:cs="Arial"/>
          <w:b/>
          <w:bCs/>
          <w:szCs w:val="24"/>
          <w:lang w:eastAsia="zh-TW"/>
        </w:rPr>
      </w:pPr>
      <w:r>
        <w:rPr>
          <w:rFonts w:cs="Arial"/>
          <w:b/>
          <w:bCs/>
          <w:lang w:eastAsia="zh-TW"/>
        </w:rPr>
        <w:br w:type="page"/>
      </w:r>
    </w:p>
    <w:p w:rsidRPr="00802BDE" w:rsidR="002628B6" w:rsidRDefault="00802BDE" w14:paraId="0C6028E0" w14:textId="2CF3AF38">
      <w:pPr>
        <w:pStyle w:val="Subtitle"/>
        <w:numPr>
          <w:ilvl w:val="0"/>
          <w:numId w:val="18"/>
        </w:numPr>
        <w:jc w:val="left"/>
        <w:rPr>
          <w:rFonts w:ascii="Arial" w:hAnsi="Arial" w:cs="Arial"/>
          <w:sz w:val="24"/>
          <w:szCs w:val="22"/>
          <w:lang w:eastAsia="zh-TW"/>
        </w:rPr>
      </w:pPr>
      <w:bookmarkStart w:name="_Toc235419798" w:id="47"/>
      <w:r>
        <w:rPr>
          <w:rFonts w:ascii="Arial" w:hAnsi="Arial" w:cs="Arial"/>
          <w:sz w:val="24"/>
          <w:szCs w:val="22"/>
          <w:lang w:val="en-GB" w:eastAsia="zh-TW"/>
        </w:rPr>
        <w:t>CLI parity screenshots</w:t>
      </w:r>
      <w:bookmarkEnd w:id="47"/>
    </w:p>
    <w:p w:rsidRPr="00C44F13" w:rsidR="002628B6" w:rsidP="002628B6" w:rsidRDefault="002628B6" w14:paraId="799733A9" w14:textId="5E02124A">
      <w:pPr>
        <w:pStyle w:val="BodyText"/>
        <w:rPr>
          <w:rFonts w:cs="Arial"/>
          <w:lang w:eastAsia="zh-TW"/>
        </w:rPr>
      </w:pPr>
      <w:r w:rsidRPr="00C44F13">
        <w:rPr>
          <w:rFonts w:cs="Arial"/>
          <w:lang w:eastAsia="zh-TW"/>
        </w:rPr>
        <w:t>To evidence that the same query engine drives both front ends, we captured the following CLI screenshots. Identical results across the two interfaces confirm that the catalogue-driven architecture holds.</w:t>
      </w:r>
    </w:p>
    <w:p w:rsidR="00A977B8" w:rsidP="00A977B8" w:rsidRDefault="00A977B8" w14:paraId="526DD2CC" w14:textId="5A3CCE00">
      <w:pPr>
        <w:pStyle w:val="BodyText"/>
        <w:spacing w:line="240" w:lineRule="auto"/>
        <w:jc w:val="center"/>
        <w:rPr>
          <w:lang w:eastAsia="zh-TW"/>
        </w:rPr>
      </w:pPr>
      <w:r w:rsidRPr="00214E80">
        <w:rPr>
          <w:noProof/>
          <w:lang w:eastAsia="zh-TW"/>
        </w:rPr>
        <w:drawing>
          <wp:inline distT="0" distB="0" distL="0" distR="0" wp14:anchorId="69B7B36F" wp14:editId="476B9692">
            <wp:extent cx="4608000" cy="2938687"/>
            <wp:effectExtent l="0" t="0" r="2540" b="0"/>
            <wp:docPr id="352147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147039" name=""/>
                    <pic:cNvPicPr/>
                  </pic:nvPicPr>
                  <pic:blipFill>
                    <a:blip r:embed="rId30"/>
                    <a:stretch>
                      <a:fillRect/>
                    </a:stretch>
                  </pic:blipFill>
                  <pic:spPr>
                    <a:xfrm>
                      <a:off x="0" y="0"/>
                      <a:ext cx="4622741" cy="2948088"/>
                    </a:xfrm>
                    <a:prstGeom prst="rect">
                      <a:avLst/>
                    </a:prstGeom>
                  </pic:spPr>
                </pic:pic>
              </a:graphicData>
            </a:graphic>
          </wp:inline>
        </w:drawing>
      </w:r>
    </w:p>
    <w:p w:rsidR="002628B6" w:rsidP="00A977B8" w:rsidRDefault="0071263B" w14:paraId="4602F5C4" w14:textId="058174E3">
      <w:pPr>
        <w:pStyle w:val="BodyText"/>
        <w:spacing w:line="240" w:lineRule="auto"/>
        <w:jc w:val="center"/>
        <w:rPr>
          <w:b/>
          <w:bCs/>
          <w:lang w:eastAsia="zh-TW"/>
        </w:rPr>
      </w:pPr>
      <w:bookmarkStart w:name="_Toc235420791" w:id="48"/>
      <w:r w:rsidRPr="00514DA8">
        <w:rPr>
          <w:rFonts w:cs="Arial"/>
        </w:rPr>
        <w:t xml:space="preserve">Figure </w:t>
      </w:r>
      <w:r w:rsidRPr="00514DA8">
        <w:rPr>
          <w:rFonts w:cs="Arial"/>
        </w:rPr>
        <w:fldChar w:fldCharType="begin"/>
      </w:r>
      <w:r w:rsidRPr="00514DA8">
        <w:rPr>
          <w:rFonts w:cs="Arial"/>
        </w:rPr>
        <w:instrText xml:space="preserve"> SEQ Figure \* ARABIC </w:instrText>
      </w:r>
      <w:r w:rsidRPr="00514DA8">
        <w:rPr>
          <w:rFonts w:cs="Arial"/>
        </w:rPr>
        <w:fldChar w:fldCharType="separate"/>
      </w:r>
      <w:r>
        <w:rPr>
          <w:rFonts w:cs="Arial"/>
          <w:noProof/>
        </w:rPr>
        <w:t>12</w:t>
      </w:r>
      <w:r w:rsidRPr="00514DA8">
        <w:rPr>
          <w:rFonts w:cs="Arial"/>
        </w:rPr>
        <w:fldChar w:fldCharType="end"/>
      </w:r>
      <w:r w:rsidRPr="00514DA8">
        <w:rPr>
          <w:rFonts w:cs="Arial"/>
        </w:rPr>
        <w:t xml:space="preserve">. </w:t>
      </w:r>
      <w:r w:rsidR="00214E80">
        <w:rPr>
          <w:rFonts w:hint="eastAsia"/>
          <w:b/>
          <w:bCs/>
          <w:lang w:eastAsia="zh-TW"/>
        </w:rPr>
        <w:t xml:space="preserve">CLI </w:t>
      </w:r>
      <w:r w:rsidR="00214E80">
        <w:rPr>
          <w:b/>
          <w:bCs/>
          <w:lang w:eastAsia="zh-TW"/>
        </w:rPr>
        <w:t>–</w:t>
      </w:r>
      <w:r w:rsidR="00214E80">
        <w:rPr>
          <w:rFonts w:hint="eastAsia"/>
          <w:b/>
          <w:bCs/>
          <w:lang w:eastAsia="zh-TW"/>
        </w:rPr>
        <w:t xml:space="preserve"> banner and numbered menu of nine queries</w:t>
      </w:r>
      <w:bookmarkEnd w:id="48"/>
    </w:p>
    <w:p w:rsidR="00A977B8" w:rsidP="00A977B8" w:rsidRDefault="00A977B8" w14:paraId="6E33D88B" w14:textId="77777777">
      <w:pPr>
        <w:pStyle w:val="BodyText"/>
        <w:spacing w:line="240" w:lineRule="auto"/>
        <w:jc w:val="center"/>
        <w:rPr>
          <w:b/>
          <w:bCs/>
          <w:lang w:eastAsia="zh-TW"/>
        </w:rPr>
      </w:pPr>
    </w:p>
    <w:p w:rsidR="00A977B8" w:rsidP="00A977B8" w:rsidRDefault="00A977B8" w14:paraId="61E0CFEF" w14:textId="3BB506F2">
      <w:pPr>
        <w:pStyle w:val="BodyText"/>
        <w:spacing w:line="240" w:lineRule="auto"/>
        <w:ind w:left="-850" w:leftChars="-425"/>
        <w:jc w:val="center"/>
        <w:rPr>
          <w:b/>
          <w:bCs/>
          <w:lang w:eastAsia="zh-TW"/>
        </w:rPr>
      </w:pPr>
      <w:r w:rsidRPr="000D68CB">
        <w:rPr>
          <w:b/>
          <w:bCs/>
          <w:noProof/>
          <w:lang w:eastAsia="zh-TW"/>
        </w:rPr>
        <w:drawing>
          <wp:inline distT="0" distB="0" distL="0" distR="0" wp14:anchorId="2AD84D2E" wp14:editId="6EE83A6F">
            <wp:extent cx="5697175" cy="2392018"/>
            <wp:effectExtent l="0" t="0" r="0" b="8890"/>
            <wp:docPr id="1413825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825755" name=""/>
                    <pic:cNvPicPr/>
                  </pic:nvPicPr>
                  <pic:blipFill>
                    <a:blip r:embed="rId31"/>
                    <a:stretch>
                      <a:fillRect/>
                    </a:stretch>
                  </pic:blipFill>
                  <pic:spPr>
                    <a:xfrm>
                      <a:off x="0" y="0"/>
                      <a:ext cx="5711176" cy="2397896"/>
                    </a:xfrm>
                    <a:prstGeom prst="rect">
                      <a:avLst/>
                    </a:prstGeom>
                  </pic:spPr>
                </pic:pic>
              </a:graphicData>
            </a:graphic>
          </wp:inline>
        </w:drawing>
      </w:r>
    </w:p>
    <w:p w:rsidR="00214E80" w:rsidP="00A977B8" w:rsidRDefault="0071263B" w14:paraId="18438E00" w14:textId="52B0C0C9">
      <w:pPr>
        <w:pStyle w:val="BodyText"/>
        <w:spacing w:line="240" w:lineRule="auto"/>
        <w:ind w:left="-850" w:leftChars="-425"/>
        <w:jc w:val="center"/>
        <w:rPr>
          <w:b/>
          <w:bCs/>
          <w:lang w:eastAsia="zh-TW"/>
        </w:rPr>
      </w:pPr>
      <w:bookmarkStart w:name="_Toc235420792" w:id="49"/>
      <w:r w:rsidRPr="00514DA8">
        <w:rPr>
          <w:rFonts w:cs="Arial"/>
        </w:rPr>
        <w:t xml:space="preserve">Figure </w:t>
      </w:r>
      <w:r w:rsidRPr="00514DA8">
        <w:rPr>
          <w:rFonts w:cs="Arial"/>
        </w:rPr>
        <w:fldChar w:fldCharType="begin"/>
      </w:r>
      <w:r w:rsidRPr="00514DA8">
        <w:rPr>
          <w:rFonts w:cs="Arial"/>
        </w:rPr>
        <w:instrText xml:space="preserve"> SEQ Figure \* ARABIC </w:instrText>
      </w:r>
      <w:r w:rsidRPr="00514DA8">
        <w:rPr>
          <w:rFonts w:cs="Arial"/>
        </w:rPr>
        <w:fldChar w:fldCharType="separate"/>
      </w:r>
      <w:r>
        <w:rPr>
          <w:rFonts w:cs="Arial"/>
          <w:noProof/>
        </w:rPr>
        <w:t>13</w:t>
      </w:r>
      <w:r w:rsidRPr="00514DA8">
        <w:rPr>
          <w:rFonts w:cs="Arial"/>
        </w:rPr>
        <w:fldChar w:fldCharType="end"/>
      </w:r>
      <w:r w:rsidRPr="00514DA8">
        <w:rPr>
          <w:rFonts w:cs="Arial"/>
        </w:rPr>
        <w:t xml:space="preserve">. </w:t>
      </w:r>
      <w:r w:rsidR="00214E80">
        <w:rPr>
          <w:rFonts w:hint="eastAsia"/>
          <w:b/>
          <w:bCs/>
          <w:lang w:eastAsia="zh-TW"/>
        </w:rPr>
        <w:t>CLI</w:t>
      </w:r>
      <w:r w:rsidR="000D68CB">
        <w:rPr>
          <w:rFonts w:hint="eastAsia"/>
          <w:b/>
          <w:bCs/>
          <w:lang w:eastAsia="zh-TW"/>
        </w:rPr>
        <w:t xml:space="preserve"> </w:t>
      </w:r>
      <w:r w:rsidR="000D68CB">
        <w:rPr>
          <w:b/>
          <w:bCs/>
          <w:lang w:eastAsia="zh-TW"/>
        </w:rPr>
        <w:t>–</w:t>
      </w:r>
      <w:r w:rsidR="000D68CB">
        <w:rPr>
          <w:rFonts w:hint="eastAsia"/>
          <w:b/>
          <w:bCs/>
          <w:lang w:eastAsia="zh-TW"/>
        </w:rPr>
        <w:t xml:space="preserve"> Query 6: advisor contact query (parity with Figure 8)</w:t>
      </w:r>
      <w:bookmarkEnd w:id="49"/>
    </w:p>
    <w:p w:rsidR="00A977B8" w:rsidP="00A977B8" w:rsidRDefault="00A977B8" w14:paraId="5863F167" w14:textId="0D30D73C">
      <w:pPr>
        <w:pStyle w:val="BodyText"/>
        <w:spacing w:line="240" w:lineRule="auto"/>
        <w:jc w:val="center"/>
        <w:rPr>
          <w:b/>
          <w:bCs/>
          <w:lang w:eastAsia="zh-TW"/>
        </w:rPr>
      </w:pPr>
      <w:r w:rsidRPr="000D68CB">
        <w:rPr>
          <w:b/>
          <w:bCs/>
          <w:noProof/>
          <w:lang w:eastAsia="zh-TW"/>
        </w:rPr>
        <w:drawing>
          <wp:inline distT="0" distB="0" distL="0" distR="0" wp14:anchorId="25BDD1F8" wp14:editId="17934067">
            <wp:extent cx="5048250" cy="3188970"/>
            <wp:effectExtent l="0" t="0" r="0" b="0"/>
            <wp:docPr id="1577728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728930" name=""/>
                    <pic:cNvPicPr/>
                  </pic:nvPicPr>
                  <pic:blipFill>
                    <a:blip r:embed="rId32"/>
                    <a:stretch>
                      <a:fillRect/>
                    </a:stretch>
                  </pic:blipFill>
                  <pic:spPr>
                    <a:xfrm>
                      <a:off x="0" y="0"/>
                      <a:ext cx="5048250" cy="3188970"/>
                    </a:xfrm>
                    <a:prstGeom prst="rect">
                      <a:avLst/>
                    </a:prstGeom>
                  </pic:spPr>
                </pic:pic>
              </a:graphicData>
            </a:graphic>
          </wp:inline>
        </w:drawing>
      </w:r>
    </w:p>
    <w:p w:rsidR="000D68CB" w:rsidP="00A977B8" w:rsidRDefault="0071263B" w14:paraId="34A9B562" w14:textId="0B3DAEB4">
      <w:pPr>
        <w:pStyle w:val="BodyText"/>
        <w:spacing w:line="240" w:lineRule="auto"/>
        <w:jc w:val="center"/>
        <w:rPr>
          <w:b/>
          <w:bCs/>
          <w:lang w:eastAsia="zh-TW"/>
        </w:rPr>
      </w:pPr>
      <w:bookmarkStart w:name="_Toc235420793" w:id="50"/>
      <w:r w:rsidRPr="00514DA8">
        <w:rPr>
          <w:rFonts w:cs="Arial"/>
        </w:rPr>
        <w:t xml:space="preserve">Figure </w:t>
      </w:r>
      <w:r w:rsidRPr="00514DA8">
        <w:rPr>
          <w:rFonts w:cs="Arial"/>
        </w:rPr>
        <w:fldChar w:fldCharType="begin"/>
      </w:r>
      <w:r w:rsidRPr="00514DA8">
        <w:rPr>
          <w:rFonts w:cs="Arial"/>
        </w:rPr>
        <w:instrText xml:space="preserve"> SEQ Figure \* ARABIC </w:instrText>
      </w:r>
      <w:r w:rsidRPr="00514DA8">
        <w:rPr>
          <w:rFonts w:cs="Arial"/>
        </w:rPr>
        <w:fldChar w:fldCharType="separate"/>
      </w:r>
      <w:r>
        <w:rPr>
          <w:rFonts w:cs="Arial"/>
          <w:noProof/>
        </w:rPr>
        <w:t>14</w:t>
      </w:r>
      <w:r w:rsidRPr="00514DA8">
        <w:rPr>
          <w:rFonts w:cs="Arial"/>
        </w:rPr>
        <w:fldChar w:fldCharType="end"/>
      </w:r>
      <w:r w:rsidRPr="00514DA8">
        <w:rPr>
          <w:rFonts w:cs="Arial"/>
        </w:rPr>
        <w:t xml:space="preserve">. </w:t>
      </w:r>
      <w:r w:rsidR="000D68CB">
        <w:rPr>
          <w:rFonts w:hint="eastAsia"/>
          <w:b/>
          <w:bCs/>
          <w:lang w:eastAsia="zh-TW"/>
        </w:rPr>
        <w:t xml:space="preserve">CLI </w:t>
      </w:r>
      <w:r w:rsidR="000D68CB">
        <w:rPr>
          <w:b/>
          <w:bCs/>
          <w:lang w:eastAsia="zh-TW"/>
        </w:rPr>
        <w:t>–</w:t>
      </w:r>
      <w:r w:rsidR="000D68CB">
        <w:rPr>
          <w:rFonts w:hint="eastAsia"/>
          <w:b/>
          <w:bCs/>
          <w:lang w:eastAsia="zh-TW"/>
        </w:rPr>
        <w:t xml:space="preserve"> </w:t>
      </w:r>
      <w:r w:rsidR="000D68CB">
        <w:rPr>
          <w:b/>
          <w:bCs/>
          <w:lang w:eastAsia="zh-TW"/>
        </w:rPr>
        <w:t>‘</w:t>
      </w:r>
      <w:r w:rsidR="000D68CB">
        <w:rPr>
          <w:rFonts w:hint="eastAsia"/>
          <w:b/>
          <w:bCs/>
          <w:lang w:eastAsia="zh-TW"/>
        </w:rPr>
        <w:t>?</w:t>
      </w:r>
      <w:r w:rsidR="000D68CB">
        <w:rPr>
          <w:b/>
          <w:bCs/>
          <w:lang w:eastAsia="zh-TW"/>
        </w:rPr>
        <w:t>’</w:t>
      </w:r>
      <w:r w:rsidR="000D68CB">
        <w:rPr>
          <w:rFonts w:hint="eastAsia"/>
          <w:b/>
          <w:bCs/>
          <w:lang w:eastAsia="zh-TW"/>
        </w:rPr>
        <w:t xml:space="preserve"> listing of </w:t>
      </w:r>
      <w:r w:rsidR="000D68CB">
        <w:rPr>
          <w:b/>
          <w:bCs/>
          <w:lang w:eastAsia="zh-TW"/>
        </w:rPr>
        <w:t>enumerable</w:t>
      </w:r>
      <w:r w:rsidR="000D68CB">
        <w:rPr>
          <w:rFonts w:hint="eastAsia"/>
          <w:b/>
          <w:bCs/>
          <w:lang w:eastAsia="zh-TW"/>
        </w:rPr>
        <w:t xml:space="preserve"> parameter values (mirror of GUI dropdowns)</w:t>
      </w:r>
      <w:bookmarkEnd w:id="50"/>
    </w:p>
    <w:p w:rsidR="00802BDE" w:rsidP="006C2573" w:rsidRDefault="00802BDE" w14:paraId="338E62EC" w14:textId="77777777">
      <w:pPr>
        <w:pStyle w:val="BodyText"/>
        <w:jc w:val="center"/>
        <w:rPr>
          <w:b/>
          <w:bCs/>
          <w:lang w:eastAsia="zh-TW"/>
        </w:rPr>
      </w:pPr>
    </w:p>
    <w:p w:rsidRPr="00802BDE" w:rsidR="00802BDE" w:rsidRDefault="00F61C1A" w14:paraId="5A7903ED" w14:textId="24F5E91D">
      <w:pPr>
        <w:pStyle w:val="Subtitle"/>
        <w:numPr>
          <w:ilvl w:val="0"/>
          <w:numId w:val="18"/>
        </w:numPr>
        <w:jc w:val="left"/>
        <w:rPr>
          <w:rFonts w:ascii="Arial" w:hAnsi="Arial" w:cs="Arial"/>
          <w:sz w:val="24"/>
          <w:szCs w:val="22"/>
          <w:lang w:eastAsia="zh-TW"/>
        </w:rPr>
      </w:pPr>
      <w:bookmarkStart w:name="_Toc235419799" w:id="51"/>
      <w:r>
        <w:rPr>
          <w:rFonts w:ascii="Arial" w:hAnsi="Arial" w:cs="Arial"/>
          <w:sz w:val="24"/>
          <w:szCs w:val="22"/>
          <w:lang w:val="en-GB" w:eastAsia="zh-TW"/>
        </w:rPr>
        <w:t>Limitations</w:t>
      </w:r>
      <w:r w:rsidR="00802BDE">
        <w:rPr>
          <w:rFonts w:ascii="Arial" w:hAnsi="Arial" w:cs="Arial"/>
          <w:sz w:val="24"/>
          <w:szCs w:val="22"/>
          <w:lang w:val="en-GB" w:eastAsia="zh-TW"/>
        </w:rPr>
        <w:t xml:space="preserve"> and future improvements</w:t>
      </w:r>
      <w:bookmarkEnd w:id="51"/>
    </w:p>
    <w:p w:rsidR="006C2573" w:rsidP="006C2573" w:rsidRDefault="006C2573" w14:paraId="751E858C" w14:textId="1B95BCCF">
      <w:pPr>
        <w:pStyle w:val="BodyText"/>
        <w:rPr>
          <w:rFonts w:cs="Arial"/>
          <w:lang w:eastAsia="zh-TW"/>
        </w:rPr>
      </w:pPr>
      <w:r w:rsidRPr="00C44F13">
        <w:rPr>
          <w:rFonts w:cs="Arial"/>
          <w:lang w:eastAsia="zh-TW"/>
        </w:rPr>
        <w:t xml:space="preserve">No critical issues were identified during testing. Future enhancements could include role-based access controls and report functionality.  </w:t>
      </w:r>
    </w:p>
    <w:p w:rsidRPr="00C44F13" w:rsidR="00802BDE" w:rsidP="006C2573" w:rsidRDefault="00802BDE" w14:paraId="31813F32" w14:textId="77777777">
      <w:pPr>
        <w:pStyle w:val="BodyText"/>
        <w:rPr>
          <w:rFonts w:cs="Arial"/>
          <w:lang w:eastAsia="zh-TW"/>
        </w:rPr>
      </w:pPr>
    </w:p>
    <w:p w:rsidRPr="00802BDE" w:rsidR="00802BDE" w:rsidRDefault="00802BDE" w14:paraId="4CBE0178" w14:textId="4DEF331B">
      <w:pPr>
        <w:pStyle w:val="Subtitle"/>
        <w:numPr>
          <w:ilvl w:val="0"/>
          <w:numId w:val="18"/>
        </w:numPr>
        <w:jc w:val="left"/>
        <w:rPr>
          <w:rFonts w:ascii="Arial" w:hAnsi="Arial" w:cs="Arial"/>
          <w:sz w:val="24"/>
          <w:szCs w:val="22"/>
          <w:lang w:eastAsia="zh-TW"/>
        </w:rPr>
      </w:pPr>
      <w:bookmarkStart w:name="_Toc235419800" w:id="52"/>
      <w:r>
        <w:rPr>
          <w:rFonts w:ascii="Arial" w:hAnsi="Arial" w:cs="Arial"/>
          <w:sz w:val="24"/>
          <w:szCs w:val="22"/>
          <w:lang w:val="en-GB" w:eastAsia="zh-TW"/>
        </w:rPr>
        <w:t>UAT summary</w:t>
      </w:r>
      <w:bookmarkEnd w:id="52"/>
    </w:p>
    <w:p w:rsidRPr="00C44F13" w:rsidR="00C70F0C" w:rsidP="006C2573" w:rsidRDefault="006C2573" w14:paraId="74369914" w14:textId="79AF14CD">
      <w:pPr>
        <w:pStyle w:val="BodyText"/>
        <w:rPr>
          <w:rFonts w:cs="Arial"/>
          <w:lang w:eastAsia="zh-TW"/>
        </w:rPr>
      </w:pPr>
      <w:r w:rsidRPr="00C44F13">
        <w:rPr>
          <w:rFonts w:cs="Arial"/>
          <w:lang w:eastAsia="zh-TW"/>
        </w:rPr>
        <w:t>All test cases were completed successfully and produced the expected results. Testing confirmed the system meets its functional requirements and is suitable for its intended purpose.</w:t>
      </w:r>
    </w:p>
    <w:p w:rsidR="000B6038" w:rsidRDefault="00C70F0C" w14:paraId="3A469894" w14:textId="1F649F84">
      <w:pPr>
        <w:rPr>
          <w:rFonts w:ascii="Arial" w:hAnsi="Arial"/>
          <w:szCs w:val="24"/>
          <w:lang w:eastAsia="zh-TW"/>
        </w:rPr>
      </w:pPr>
      <w:r>
        <w:rPr>
          <w:lang w:eastAsia="zh-TW"/>
        </w:rPr>
        <w:br w:type="page"/>
      </w:r>
    </w:p>
    <w:p w:rsidRPr="005C26FD" w:rsidR="005C26FD" w:rsidRDefault="00C44F13" w14:paraId="45C3358E" w14:textId="77777777">
      <w:pPr>
        <w:pStyle w:val="Subtitle"/>
        <w:numPr>
          <w:ilvl w:val="0"/>
          <w:numId w:val="16"/>
        </w:numPr>
        <w:ind w:left="0" w:firstLine="0"/>
        <w:rPr>
          <w:rFonts w:ascii="Arial" w:hAnsi="Arial" w:cs="Arial"/>
          <w:sz w:val="24"/>
          <w:szCs w:val="22"/>
          <w:lang w:eastAsia="zh-TW"/>
        </w:rPr>
      </w:pPr>
      <w:bookmarkStart w:name="_Toc235419801" w:id="53"/>
      <w:r>
        <w:rPr>
          <w:rFonts w:ascii="Arial" w:hAnsi="Arial" w:cs="Arial"/>
          <w:sz w:val="24"/>
          <w:szCs w:val="24"/>
          <w:lang w:eastAsia="zh-TW"/>
        </w:rPr>
        <w:t>Extended Critical Analysis, Extension Path and Retrospective</w:t>
      </w:r>
      <w:bookmarkEnd w:id="53"/>
    </w:p>
    <w:p w:rsidRPr="005C26FD" w:rsidR="005C26FD" w:rsidP="005C26FD" w:rsidRDefault="005C26FD" w14:paraId="3C8DB8B8" w14:textId="77777777">
      <w:pPr>
        <w:pStyle w:val="Subtitle"/>
        <w:jc w:val="left"/>
        <w:rPr>
          <w:rFonts w:ascii="Arial" w:hAnsi="Arial" w:cs="Arial"/>
          <w:sz w:val="24"/>
          <w:szCs w:val="22"/>
          <w:lang w:eastAsia="zh-TW"/>
        </w:rPr>
      </w:pPr>
    </w:p>
    <w:p w:rsidRPr="005C26FD" w:rsidR="000B6038" w:rsidRDefault="000B6038" w14:paraId="68403EEC" w14:textId="5D7E5964">
      <w:pPr>
        <w:pStyle w:val="Subtitle"/>
        <w:numPr>
          <w:ilvl w:val="0"/>
          <w:numId w:val="17"/>
        </w:numPr>
        <w:jc w:val="left"/>
        <w:rPr>
          <w:rFonts w:ascii="Arial" w:hAnsi="Arial" w:cs="Arial"/>
          <w:sz w:val="22"/>
          <w:szCs w:val="20"/>
          <w:lang w:eastAsia="zh-TW"/>
        </w:rPr>
      </w:pPr>
      <w:bookmarkStart w:name="_Toc235419802" w:id="54"/>
      <w:r w:rsidRPr="005C26FD">
        <w:rPr>
          <w:rFonts w:ascii="Arial" w:hAnsi="Arial" w:cs="Arial"/>
          <w:sz w:val="24"/>
          <w:szCs w:val="24"/>
          <w:lang w:eastAsia="zh-TW"/>
        </w:rPr>
        <w:t>Development narrative – MVP first</w:t>
      </w:r>
      <w:bookmarkEnd w:id="54"/>
    </w:p>
    <w:p w:rsidR="000B6038" w:rsidP="000B6038" w:rsidRDefault="000B6038" w14:paraId="526368F3" w14:textId="12122BA2">
      <w:pPr>
        <w:pStyle w:val="BodyText"/>
        <w:rPr>
          <w:lang w:eastAsia="zh-TW"/>
        </w:rPr>
      </w:pPr>
      <w:r>
        <w:rPr>
          <w:rFonts w:hint="eastAsia"/>
          <w:lang w:eastAsia="zh-TW"/>
        </w:rPr>
        <w:t xml:space="preserve">The theme running through our </w:t>
      </w:r>
      <w:proofErr w:type="gramStart"/>
      <w:r>
        <w:rPr>
          <w:rFonts w:hint="eastAsia"/>
          <w:lang w:eastAsia="zh-TW"/>
        </w:rPr>
        <w:t>build</w:t>
      </w:r>
      <w:proofErr w:type="gramEnd"/>
      <w:r>
        <w:rPr>
          <w:rFonts w:hint="eastAsia"/>
          <w:lang w:eastAsia="zh-TW"/>
        </w:rPr>
        <w:t xml:space="preserve"> was that each increment was shippable and independently verified, so </w:t>
      </w:r>
      <w:r w:rsidR="00600CAA">
        <w:rPr>
          <w:rFonts w:hint="eastAsia"/>
          <w:lang w:eastAsia="zh-TW"/>
        </w:rPr>
        <w:t xml:space="preserve">no work depended on a large upstream change landing intact. This mirrors the minimum viable product discipline described by Ries (no date): building the smallest version of the system that permits validated </w:t>
      </w:r>
      <w:proofErr w:type="gramStart"/>
      <w:r w:rsidR="00600CAA">
        <w:rPr>
          <w:rFonts w:hint="eastAsia"/>
          <w:lang w:eastAsia="zh-TW"/>
        </w:rPr>
        <w:t>learning, and</w:t>
      </w:r>
      <w:proofErr w:type="gramEnd"/>
      <w:r w:rsidR="00600CAA">
        <w:rPr>
          <w:rFonts w:hint="eastAsia"/>
          <w:lang w:eastAsia="zh-TW"/>
        </w:rPr>
        <w:t xml:space="preserve"> iterating from there.</w:t>
      </w:r>
    </w:p>
    <w:p w:rsidRPr="00600CAA" w:rsidR="00600CAA" w:rsidRDefault="00600CAA" w14:paraId="224E0CB5" w14:textId="29FD092D">
      <w:pPr>
        <w:pStyle w:val="BodyText"/>
        <w:numPr>
          <w:ilvl w:val="0"/>
          <w:numId w:val="13"/>
        </w:numPr>
        <w:rPr>
          <w:b/>
          <w:bCs/>
          <w:lang w:eastAsia="zh-TW"/>
        </w:rPr>
      </w:pPr>
      <w:r w:rsidRPr="00600CAA">
        <w:rPr>
          <w:rFonts w:hint="eastAsia"/>
          <w:b/>
          <w:bCs/>
          <w:lang w:eastAsia="zh-TW"/>
        </w:rPr>
        <w:t xml:space="preserve">Review </w:t>
      </w:r>
      <w:r w:rsidRPr="00600CAA">
        <w:rPr>
          <w:b/>
          <w:bCs/>
          <w:lang w:eastAsia="zh-TW"/>
        </w:rPr>
        <w:t>and</w:t>
      </w:r>
      <w:r w:rsidRPr="00600CAA">
        <w:rPr>
          <w:rFonts w:hint="eastAsia"/>
          <w:b/>
          <w:bCs/>
          <w:lang w:eastAsia="zh-TW"/>
        </w:rPr>
        <w:t xml:space="preserve"> plan</w:t>
      </w:r>
      <w:r>
        <w:rPr>
          <w:rFonts w:hint="eastAsia"/>
          <w:b/>
          <w:bCs/>
          <w:lang w:eastAsia="zh-TW"/>
        </w:rPr>
        <w:t xml:space="preserve">. </w:t>
      </w:r>
      <w:r>
        <w:rPr>
          <w:rFonts w:hint="eastAsia"/>
          <w:lang w:eastAsia="zh-TW"/>
        </w:rPr>
        <w:t>Our Database Designer produced the initial MySQL Workbench schema. Our software Engineer</w:t>
      </w:r>
      <w:r>
        <w:rPr>
          <w:lang w:eastAsia="zh-TW"/>
        </w:rPr>
        <w:t>’</w:t>
      </w:r>
      <w:r>
        <w:rPr>
          <w:rFonts w:hint="eastAsia"/>
          <w:lang w:eastAsia="zh-TW"/>
        </w:rPr>
        <w:t xml:space="preserve">s review identified three fixes needed before the required queries could run: a </w:t>
      </w:r>
      <w:proofErr w:type="spellStart"/>
      <w:proofErr w:type="gramStart"/>
      <w:r>
        <w:rPr>
          <w:rFonts w:hint="eastAsia"/>
          <w:lang w:eastAsia="zh-TW"/>
        </w:rPr>
        <w:t>student.advisor</w:t>
      </w:r>
      <w:proofErr w:type="gramEnd"/>
      <w:r>
        <w:rPr>
          <w:rFonts w:hint="eastAsia"/>
          <w:lang w:eastAsia="zh-TW"/>
        </w:rPr>
        <w:t>_id</w:t>
      </w:r>
      <w:proofErr w:type="spellEnd"/>
      <w:r>
        <w:rPr>
          <w:rFonts w:hint="eastAsia"/>
          <w:lang w:eastAsia="zh-TW"/>
        </w:rPr>
        <w:t xml:space="preserve"> foreign key to lecturers (originally missing), numeric grades, and the department FK type mismatch.</w:t>
      </w:r>
    </w:p>
    <w:p w:rsidRPr="00FC3252" w:rsidR="00600CAA" w:rsidRDefault="00600CAA" w14:paraId="53000690" w14:textId="6F45DA0B">
      <w:pPr>
        <w:pStyle w:val="BodyText"/>
        <w:numPr>
          <w:ilvl w:val="0"/>
          <w:numId w:val="13"/>
        </w:numPr>
        <w:rPr>
          <w:b/>
          <w:bCs/>
          <w:lang w:eastAsia="zh-TW"/>
        </w:rPr>
      </w:pPr>
      <w:r>
        <w:rPr>
          <w:rFonts w:hint="eastAsia"/>
          <w:b/>
          <w:bCs/>
          <w:lang w:eastAsia="zh-TW"/>
        </w:rPr>
        <w:t xml:space="preserve">MVP </w:t>
      </w:r>
      <w:r>
        <w:rPr>
          <w:b/>
          <w:bCs/>
          <w:lang w:eastAsia="zh-TW"/>
        </w:rPr>
        <w:t>–</w:t>
      </w:r>
      <w:r>
        <w:rPr>
          <w:rFonts w:hint="eastAsia"/>
          <w:lang w:eastAsia="zh-TW"/>
        </w:rPr>
        <w:t xml:space="preserve"> </w:t>
      </w:r>
      <w:r>
        <w:rPr>
          <w:rFonts w:hint="eastAsia"/>
          <w:b/>
          <w:bCs/>
          <w:lang w:eastAsia="zh-TW"/>
        </w:rPr>
        <w:t xml:space="preserve">a walking skeleton. </w:t>
      </w:r>
      <w:r w:rsidRPr="00FC3252" w:rsidR="00FC3252">
        <w:rPr>
          <w:rFonts w:hint="eastAsia"/>
          <w:lang w:eastAsia="zh-TW"/>
        </w:rPr>
        <w:t xml:space="preserve">We built a CLI </w:t>
      </w:r>
      <w:r w:rsidR="00F61C1A">
        <w:rPr>
          <w:lang w:eastAsia="zh-TW"/>
        </w:rPr>
        <w:t>that runs the four queries the original schema could already answer</w:t>
      </w:r>
      <w:r w:rsidR="00FC3252">
        <w:rPr>
          <w:rFonts w:hint="eastAsia"/>
          <w:lang w:eastAsia="zh-TW"/>
        </w:rPr>
        <w:t xml:space="preserve"> against a self-seeding SQLite database. We chose SQLite deliberately as the iteration vehicle: no server, resettable by deleting one file.</w:t>
      </w:r>
    </w:p>
    <w:p w:rsidRPr="00FC3252" w:rsidR="00FC3252" w:rsidRDefault="00FC3252" w14:paraId="1A3166A7" w14:textId="61BB922B">
      <w:pPr>
        <w:pStyle w:val="BodyText"/>
        <w:numPr>
          <w:ilvl w:val="0"/>
          <w:numId w:val="13"/>
        </w:numPr>
        <w:rPr>
          <w:b/>
          <w:bCs/>
          <w:lang w:eastAsia="zh-TW"/>
        </w:rPr>
      </w:pPr>
      <w:r>
        <w:rPr>
          <w:rFonts w:hint="eastAsia"/>
          <w:b/>
          <w:bCs/>
          <w:lang w:eastAsia="zh-TW"/>
        </w:rPr>
        <w:t>Full query set + dual back end.</w:t>
      </w:r>
      <w:r>
        <w:rPr>
          <w:rFonts w:hint="eastAsia"/>
          <w:lang w:eastAsia="zh-TW"/>
        </w:rPr>
        <w:t xml:space="preserve"> Once the fixes were agreed</w:t>
      </w:r>
      <w:r w:rsidR="00F61C1A">
        <w:rPr>
          <w:lang w:eastAsia="zh-TW"/>
        </w:rPr>
        <w:t xml:space="preserve"> upon, we added MySQL support via</w:t>
      </w:r>
      <w:r>
        <w:rPr>
          <w:rFonts w:hint="eastAsia"/>
          <w:lang w:eastAsia="zh-TW"/>
        </w:rPr>
        <w:t xml:space="preserve"> the same DB-API interface.</w:t>
      </w:r>
    </w:p>
    <w:p w:rsidRPr="00FC3252" w:rsidR="00FC3252" w:rsidRDefault="00FC3252" w14:paraId="44CE8D20" w14:textId="539652A1">
      <w:pPr>
        <w:pStyle w:val="BodyText"/>
        <w:numPr>
          <w:ilvl w:val="0"/>
          <w:numId w:val="13"/>
        </w:numPr>
        <w:rPr>
          <w:b/>
          <w:bCs/>
          <w:lang w:eastAsia="zh-TW"/>
        </w:rPr>
      </w:pPr>
      <w:r>
        <w:rPr>
          <w:rFonts w:hint="eastAsia"/>
          <w:b/>
          <w:bCs/>
          <w:lang w:eastAsia="zh-TW"/>
        </w:rPr>
        <w:t>GUI.</w:t>
      </w:r>
      <w:r>
        <w:rPr>
          <w:rFonts w:hint="eastAsia"/>
          <w:lang w:eastAsia="zh-TW"/>
        </w:rPr>
        <w:t xml:space="preserve"> We built a </w:t>
      </w:r>
      <w:proofErr w:type="spellStart"/>
      <w:r>
        <w:rPr>
          <w:rFonts w:hint="eastAsia"/>
          <w:lang w:eastAsia="zh-TW"/>
        </w:rPr>
        <w:t>Tkinter</w:t>
      </w:r>
      <w:proofErr w:type="spellEnd"/>
      <w:r>
        <w:rPr>
          <w:rFonts w:hint="eastAsia"/>
          <w:lang w:eastAsia="zh-TW"/>
        </w:rPr>
        <w:t xml:space="preserve"> window exceeding the </w:t>
      </w:r>
      <w:r>
        <w:rPr>
          <w:lang w:eastAsia="zh-TW"/>
        </w:rPr>
        <w:t>“</w:t>
      </w:r>
      <w:r>
        <w:rPr>
          <w:rFonts w:hint="eastAsia"/>
          <w:lang w:eastAsia="zh-TW"/>
        </w:rPr>
        <w:t>simple interface</w:t>
      </w:r>
      <w:r>
        <w:rPr>
          <w:lang w:eastAsia="zh-TW"/>
        </w:rPr>
        <w:t>”</w:t>
      </w:r>
      <w:r>
        <w:rPr>
          <w:rFonts w:hint="eastAsia"/>
          <w:lang w:eastAsia="zh-TW"/>
        </w:rPr>
        <w:t xml:space="preserve"> brief: standard queries plus a query builder that shows its generated SQL. We reused the engine unchanged </w:t>
      </w:r>
      <w:r>
        <w:rPr>
          <w:lang w:eastAsia="zh-TW"/>
        </w:rPr>
        <w:t>–</w:t>
      </w:r>
      <w:r>
        <w:rPr>
          <w:rFonts w:hint="eastAsia"/>
          <w:lang w:eastAsia="zh-TW"/>
        </w:rPr>
        <w:t xml:space="preserve"> the payoff of layering</w:t>
      </w:r>
    </w:p>
    <w:p w:rsidRPr="00FC3252" w:rsidR="00FC3252" w:rsidRDefault="00FC3252" w14:paraId="41147B15" w14:textId="293D8591">
      <w:pPr>
        <w:pStyle w:val="BodyText"/>
        <w:numPr>
          <w:ilvl w:val="0"/>
          <w:numId w:val="13"/>
        </w:numPr>
        <w:rPr>
          <w:b/>
          <w:bCs/>
          <w:lang w:eastAsia="zh-TW"/>
        </w:rPr>
      </w:pPr>
      <w:r>
        <w:rPr>
          <w:rFonts w:hint="eastAsia"/>
          <w:b/>
          <w:bCs/>
          <w:lang w:eastAsia="zh-TW"/>
        </w:rPr>
        <w:t>Hardening.</w:t>
      </w:r>
      <w:r>
        <w:rPr>
          <w:rFonts w:hint="eastAsia"/>
          <w:lang w:eastAsia="zh-TW"/>
        </w:rPr>
        <w:t xml:space="preserve"> We merged our Designer</w:t>
      </w:r>
      <w:r>
        <w:rPr>
          <w:lang w:eastAsia="zh-TW"/>
        </w:rPr>
        <w:t>’</w:t>
      </w:r>
      <w:r>
        <w:rPr>
          <w:rFonts w:hint="eastAsia"/>
          <w:lang w:eastAsia="zh-TW"/>
        </w:rPr>
        <w:t xml:space="preserve">s </w:t>
      </w:r>
      <w:proofErr w:type="spellStart"/>
      <w:r w:rsidR="00F61C1A">
        <w:rPr>
          <w:lang w:eastAsia="zh-TW"/>
        </w:rPr>
        <w:t>normalisation</w:t>
      </w:r>
      <w:proofErr w:type="spellEnd"/>
      <w:r>
        <w:rPr>
          <w:rFonts w:hint="eastAsia"/>
          <w:lang w:eastAsia="zh-TW"/>
        </w:rPr>
        <w:t xml:space="preserve"> (surrogate </w:t>
      </w:r>
      <w:proofErr w:type="spellStart"/>
      <w:r>
        <w:rPr>
          <w:rFonts w:hint="eastAsia"/>
          <w:lang w:eastAsia="zh-TW"/>
        </w:rPr>
        <w:t>DepartmentID</w:t>
      </w:r>
      <w:proofErr w:type="spellEnd"/>
      <w:r>
        <w:rPr>
          <w:rFonts w:hint="eastAsia"/>
          <w:lang w:eastAsia="zh-TW"/>
        </w:rPr>
        <w:t xml:space="preserve">, unique </w:t>
      </w:r>
      <w:r>
        <w:rPr>
          <w:lang w:eastAsia="zh-TW"/>
        </w:rPr>
        <w:t>department</w:t>
      </w:r>
      <w:r>
        <w:rPr>
          <w:rFonts w:hint="eastAsia"/>
          <w:lang w:eastAsia="zh-TW"/>
        </w:rPr>
        <w:t xml:space="preserve"> names, restored </w:t>
      </w:r>
      <w:proofErr w:type="spellStart"/>
      <w:proofErr w:type="gramStart"/>
      <w:r>
        <w:rPr>
          <w:rFonts w:hint="eastAsia"/>
          <w:lang w:eastAsia="zh-TW"/>
        </w:rPr>
        <w:t>course.level</w:t>
      </w:r>
      <w:proofErr w:type="spellEnd"/>
      <w:proofErr w:type="gramEnd"/>
      <w:r>
        <w:rPr>
          <w:rFonts w:hint="eastAsia"/>
          <w:lang w:eastAsia="zh-TW"/>
        </w:rPr>
        <w:t>) and adapted the application layer the same day, with the test suite as the safety net.</w:t>
      </w:r>
    </w:p>
    <w:p w:rsidRPr="00A27476" w:rsidR="00FC3252" w:rsidRDefault="00FC3252" w14:paraId="1A9084A1" w14:textId="6F3FFEE6">
      <w:pPr>
        <w:pStyle w:val="BodyText"/>
        <w:numPr>
          <w:ilvl w:val="0"/>
          <w:numId w:val="13"/>
        </w:numPr>
        <w:rPr>
          <w:b/>
          <w:bCs/>
          <w:lang w:eastAsia="zh-TW"/>
        </w:rPr>
      </w:pPr>
      <w:r>
        <w:rPr>
          <w:rFonts w:hint="eastAsia"/>
          <w:b/>
          <w:bCs/>
          <w:lang w:eastAsia="zh-TW"/>
        </w:rPr>
        <w:t>UX iteration.</w:t>
      </w:r>
      <w:r>
        <w:rPr>
          <w:rFonts w:hint="eastAsia"/>
          <w:lang w:eastAsia="zh-TW"/>
        </w:rPr>
        <w:t xml:space="preserve"> We added live dropdowns for every enumerable parameter, then cascading filters </w:t>
      </w:r>
      <w:r>
        <w:rPr>
          <w:lang w:eastAsia="zh-TW"/>
        </w:rPr>
        <w:t>–</w:t>
      </w:r>
      <w:r>
        <w:rPr>
          <w:rFonts w:hint="eastAsia"/>
          <w:lang w:eastAsia="zh-TW"/>
        </w:rPr>
        <w:t xml:space="preserve"> choosing a course narrows the lecturer dropdown to those who teach it. The dropdown is literally the same JOIN the query runs, i.e. our relational design surfaced as UX.</w:t>
      </w:r>
    </w:p>
    <w:p w:rsidR="005C26FD" w:rsidP="00A27476" w:rsidRDefault="005C26FD" w14:paraId="7A4DD9B0" w14:textId="77777777">
      <w:pPr>
        <w:pStyle w:val="BodyText"/>
        <w:rPr>
          <w:b/>
          <w:bCs/>
          <w:lang w:eastAsia="zh-TW"/>
        </w:rPr>
      </w:pPr>
    </w:p>
    <w:p w:rsidRPr="005C26FD" w:rsidR="005C26FD" w:rsidRDefault="005C26FD" w14:paraId="34DB1B85" w14:textId="2574783B">
      <w:pPr>
        <w:pStyle w:val="Subtitle"/>
        <w:numPr>
          <w:ilvl w:val="0"/>
          <w:numId w:val="17"/>
        </w:numPr>
        <w:jc w:val="left"/>
        <w:rPr>
          <w:rFonts w:ascii="Arial" w:hAnsi="Arial" w:cs="Arial"/>
          <w:sz w:val="22"/>
          <w:szCs w:val="20"/>
          <w:lang w:eastAsia="zh-TW"/>
        </w:rPr>
      </w:pPr>
      <w:bookmarkStart w:name="_Toc235419803" w:id="55"/>
      <w:r>
        <w:rPr>
          <w:rFonts w:ascii="Arial" w:hAnsi="Arial" w:cs="Arial"/>
          <w:sz w:val="24"/>
          <w:szCs w:val="24"/>
          <w:lang w:eastAsia="zh-TW"/>
        </w:rPr>
        <w:t>Extension path – from MVP to production</w:t>
      </w:r>
      <w:bookmarkEnd w:id="55"/>
    </w:p>
    <w:p w:rsidR="00A27476" w:rsidP="00A27476" w:rsidRDefault="00A27476" w14:paraId="2FB34D3F" w14:textId="17A52076">
      <w:pPr>
        <w:pStyle w:val="BodyText"/>
        <w:rPr>
          <w:lang w:eastAsia="zh-TW"/>
        </w:rPr>
      </w:pPr>
      <w:r w:rsidRPr="00A27476">
        <w:rPr>
          <w:rFonts w:hint="eastAsia"/>
          <w:b/>
          <w:bCs/>
          <w:lang w:eastAsia="zh-TW"/>
        </w:rPr>
        <w:t xml:space="preserve">Stage 1 </w:t>
      </w:r>
      <w:r w:rsidRPr="00A27476">
        <w:rPr>
          <w:b/>
          <w:bCs/>
          <w:lang w:eastAsia="zh-TW"/>
        </w:rPr>
        <w:t>–</w:t>
      </w:r>
      <w:r w:rsidRPr="00A27476">
        <w:rPr>
          <w:rFonts w:hint="eastAsia"/>
          <w:b/>
          <w:bCs/>
          <w:lang w:eastAsia="zh-TW"/>
        </w:rPr>
        <w:t xml:space="preserve"> Shared departmental server</w:t>
      </w:r>
      <w:r>
        <w:rPr>
          <w:rFonts w:hint="eastAsia"/>
          <w:b/>
          <w:bCs/>
          <w:lang w:eastAsia="zh-TW"/>
        </w:rPr>
        <w:t xml:space="preserve">. </w:t>
      </w:r>
      <w:r>
        <w:rPr>
          <w:rFonts w:hint="eastAsia"/>
          <w:lang w:eastAsia="zh-TW"/>
        </w:rPr>
        <w:t xml:space="preserve">Point config.ini at a shared MySQL instance. Add a least-privilege database account (SELECT-only </w:t>
      </w:r>
      <w:r>
        <w:rPr>
          <w:lang w:eastAsia="zh-TW"/>
        </w:rPr>
        <w:t>–</w:t>
      </w:r>
      <w:r>
        <w:rPr>
          <w:rFonts w:hint="eastAsia"/>
          <w:lang w:eastAsia="zh-TW"/>
        </w:rPr>
        <w:t xml:space="preserve"> the app never writes), and a </w:t>
      </w:r>
      <w:proofErr w:type="spellStart"/>
      <w:r>
        <w:rPr>
          <w:rFonts w:hint="eastAsia"/>
          <w:lang w:eastAsia="zh-TW"/>
        </w:rPr>
        <w:t>course_lecturers</w:t>
      </w:r>
      <w:proofErr w:type="spellEnd"/>
      <w:r>
        <w:rPr>
          <w:rFonts w:hint="eastAsia"/>
          <w:lang w:eastAsia="zh-TW"/>
        </w:rPr>
        <w:t xml:space="preserve"> assignment table so teaching no longer depends on enrolments existing.</w:t>
      </w:r>
    </w:p>
    <w:p w:rsidR="00A27476" w:rsidP="00A27476" w:rsidRDefault="00A27476" w14:paraId="7076F9D1" w14:textId="37E537ED">
      <w:pPr>
        <w:pStyle w:val="BodyText"/>
        <w:rPr>
          <w:lang w:eastAsia="zh-TW"/>
        </w:rPr>
      </w:pPr>
      <w:r>
        <w:rPr>
          <w:rFonts w:hint="eastAsia"/>
          <w:b/>
          <w:bCs/>
          <w:lang w:eastAsia="zh-TW"/>
        </w:rPr>
        <w:t xml:space="preserve">Stage 2 </w:t>
      </w:r>
      <w:r>
        <w:rPr>
          <w:b/>
          <w:bCs/>
          <w:lang w:eastAsia="zh-TW"/>
        </w:rPr>
        <w:t>–</w:t>
      </w:r>
      <w:r>
        <w:rPr>
          <w:rFonts w:hint="eastAsia"/>
          <w:b/>
          <w:bCs/>
          <w:lang w:eastAsia="zh-TW"/>
        </w:rPr>
        <w:t xml:space="preserve"> Multi-user web application. </w:t>
      </w:r>
      <w:r>
        <w:rPr>
          <w:rFonts w:hint="eastAsia"/>
          <w:lang w:eastAsia="zh-TW"/>
        </w:rPr>
        <w:t xml:space="preserve">Replace </w:t>
      </w:r>
      <w:proofErr w:type="spellStart"/>
      <w:r>
        <w:rPr>
          <w:rFonts w:hint="eastAsia"/>
          <w:lang w:eastAsia="zh-TW"/>
        </w:rPr>
        <w:t>Tkinter</w:t>
      </w:r>
      <w:proofErr w:type="spellEnd"/>
      <w:r>
        <w:rPr>
          <w:rFonts w:hint="eastAsia"/>
          <w:lang w:eastAsia="zh-TW"/>
        </w:rPr>
        <w:t xml:space="preserve"> with a web </w:t>
      </w:r>
      <w:r w:rsidR="00F61C1A">
        <w:rPr>
          <w:lang w:eastAsia="zh-TW"/>
        </w:rPr>
        <w:t>frontend (e.g.,</w:t>
      </w:r>
      <w:r>
        <w:rPr>
          <w:rFonts w:hint="eastAsia"/>
          <w:lang w:eastAsia="zh-TW"/>
        </w:rPr>
        <w:t xml:space="preserve"> Flask/</w:t>
      </w:r>
      <w:proofErr w:type="spellStart"/>
      <w:r>
        <w:rPr>
          <w:rFonts w:hint="eastAsia"/>
          <w:lang w:eastAsia="zh-TW"/>
        </w:rPr>
        <w:t>FastAPI</w:t>
      </w:r>
      <w:proofErr w:type="spellEnd"/>
      <w:r>
        <w:rPr>
          <w:rFonts w:hint="eastAsia"/>
          <w:lang w:eastAsia="zh-TW"/>
        </w:rPr>
        <w:t xml:space="preserve"> + HTML). Because our queries.py is </w:t>
      </w:r>
      <w:r w:rsidR="00F61C1A">
        <w:rPr>
          <w:lang w:eastAsia="zh-TW"/>
        </w:rPr>
        <w:t>a set of pure functions that return</w:t>
      </w:r>
      <w:r>
        <w:rPr>
          <w:rFonts w:hint="eastAsia"/>
          <w:lang w:eastAsia="zh-TW"/>
        </w:rPr>
        <w:t xml:space="preserve"> rows, it becomes the service layer of a REST API almost unchanged; </w:t>
      </w:r>
      <w:r w:rsidR="009927A1">
        <w:rPr>
          <w:rFonts w:hint="eastAsia"/>
          <w:lang w:eastAsia="zh-TW"/>
        </w:rPr>
        <w:t>the catalogue becomes the API</w:t>
      </w:r>
      <w:r w:rsidR="009927A1">
        <w:rPr>
          <w:lang w:eastAsia="zh-TW"/>
        </w:rPr>
        <w:t>’</w:t>
      </w:r>
      <w:r w:rsidR="009927A1">
        <w:rPr>
          <w:rFonts w:hint="eastAsia"/>
          <w:lang w:eastAsia="zh-TW"/>
        </w:rPr>
        <w:t>s endpoint definitions. Add authentication and role-based access; given the personal data held, this is required for GDPR compliance (European Parliament and Council of the European Union, 2016).</w:t>
      </w:r>
    </w:p>
    <w:p w:rsidR="009927A1" w:rsidP="00A27476" w:rsidRDefault="009927A1" w14:paraId="1857F508" w14:textId="73077B9C">
      <w:pPr>
        <w:pStyle w:val="BodyText"/>
        <w:rPr>
          <w:lang w:eastAsia="zh-TW"/>
        </w:rPr>
      </w:pPr>
      <w:r>
        <w:rPr>
          <w:rFonts w:hint="eastAsia"/>
          <w:b/>
          <w:bCs/>
          <w:lang w:eastAsia="zh-TW"/>
        </w:rPr>
        <w:t xml:space="preserve">Stage 3 </w:t>
      </w:r>
      <w:r>
        <w:rPr>
          <w:b/>
          <w:bCs/>
          <w:lang w:eastAsia="zh-TW"/>
        </w:rPr>
        <w:t>–</w:t>
      </w:r>
      <w:r>
        <w:rPr>
          <w:rFonts w:hint="eastAsia"/>
          <w:b/>
          <w:bCs/>
          <w:lang w:eastAsia="zh-TW"/>
        </w:rPr>
        <w:t xml:space="preserve"> Cloud deployment. </w:t>
      </w:r>
      <w:r>
        <w:rPr>
          <w:rFonts w:hint="eastAsia"/>
          <w:lang w:eastAsia="zh-TW"/>
        </w:rPr>
        <w:t xml:space="preserve">Managed MySQL (e.g. AWS RDS), a </w:t>
      </w:r>
      <w:proofErr w:type="spellStart"/>
      <w:r>
        <w:rPr>
          <w:lang w:eastAsia="zh-TW"/>
        </w:rPr>
        <w:t>containeri</w:t>
      </w:r>
      <w:r>
        <w:rPr>
          <w:rFonts w:hint="eastAsia"/>
          <w:lang w:eastAsia="zh-TW"/>
        </w:rPr>
        <w:t>sed</w:t>
      </w:r>
      <w:proofErr w:type="spellEnd"/>
      <w:r>
        <w:rPr>
          <w:rFonts w:hint="eastAsia"/>
          <w:lang w:eastAsia="zh-TW"/>
        </w:rPr>
        <w:t xml:space="preserve"> app (Docker), a CI pipeline running our existing </w:t>
      </w:r>
      <w:proofErr w:type="spellStart"/>
      <w:r>
        <w:rPr>
          <w:rFonts w:hint="eastAsia"/>
          <w:lang w:eastAsia="zh-TW"/>
        </w:rPr>
        <w:t>unittest</w:t>
      </w:r>
      <w:proofErr w:type="spellEnd"/>
      <w:r>
        <w:rPr>
          <w:rFonts w:hint="eastAsia"/>
          <w:lang w:eastAsia="zh-TW"/>
        </w:rPr>
        <w:t xml:space="preserve"> suite and flake8 on every push, plus automated backups and monitoring. The API is stateless, so it scales horizontally.</w:t>
      </w:r>
    </w:p>
    <w:p w:rsidR="009927A1" w:rsidP="00A27476" w:rsidRDefault="009927A1" w14:paraId="79AA123D" w14:textId="27DFD7C6">
      <w:pPr>
        <w:pStyle w:val="BodyText"/>
        <w:rPr>
          <w:lang w:eastAsia="zh-TW"/>
        </w:rPr>
      </w:pPr>
      <w:r>
        <w:rPr>
          <w:rFonts w:hint="eastAsia"/>
          <w:b/>
          <w:bCs/>
          <w:lang w:eastAsia="zh-TW"/>
        </w:rPr>
        <w:t xml:space="preserve">Stage 4 </w:t>
      </w:r>
      <w:r>
        <w:rPr>
          <w:b/>
          <w:bCs/>
          <w:lang w:eastAsia="zh-TW"/>
        </w:rPr>
        <w:t>–</w:t>
      </w:r>
      <w:r>
        <w:rPr>
          <w:rFonts w:hint="eastAsia"/>
          <w:b/>
          <w:bCs/>
          <w:lang w:eastAsia="zh-TW"/>
        </w:rPr>
        <w:t xml:space="preserve"> Enhanced functionality. </w:t>
      </w:r>
      <w:r>
        <w:rPr>
          <w:rFonts w:hint="eastAsia"/>
          <w:lang w:eastAsia="zh-TW"/>
        </w:rPr>
        <w:t>Write operations (enrolment as a transaction, grade entry with validation), dashboards and reporting, and full-text search over courses and publications. At that scale an ORM (</w:t>
      </w:r>
      <w:proofErr w:type="spellStart"/>
      <w:r>
        <w:rPr>
          <w:rFonts w:hint="eastAsia"/>
          <w:lang w:eastAsia="zh-TW"/>
        </w:rPr>
        <w:t>SQLAlchemy</w:t>
      </w:r>
      <w:proofErr w:type="spellEnd"/>
      <w:r>
        <w:rPr>
          <w:rFonts w:hint="eastAsia"/>
          <w:lang w:eastAsia="zh-TW"/>
        </w:rPr>
        <w:t xml:space="preserve">) and a migration tool (Alembic) replace hand-written SQL and consolidated DDL </w:t>
      </w:r>
      <w:r>
        <w:rPr>
          <w:lang w:eastAsia="zh-TW"/>
        </w:rPr>
        <w:t>–</w:t>
      </w:r>
      <w:r>
        <w:rPr>
          <w:rFonts w:hint="eastAsia"/>
          <w:lang w:eastAsia="zh-TW"/>
        </w:rPr>
        <w:t xml:space="preserve"> the point where the migration-script trade-off in B.5 reverses.</w:t>
      </w:r>
    </w:p>
    <w:p w:rsidR="009927A1" w:rsidP="009927A1" w:rsidRDefault="009927A1" w14:paraId="404BD477" w14:textId="6F8373AF">
      <w:pPr>
        <w:pStyle w:val="BodyText"/>
        <w:rPr>
          <w:lang w:eastAsia="zh-TW"/>
        </w:rPr>
      </w:pPr>
      <w:r w:rsidRPr="009927A1">
        <w:rPr>
          <w:lang w:eastAsia="zh-TW"/>
        </w:rPr>
        <w:t>What survives every stage unchanged in our design: the schema, the query logic and the test suite. What gets replaced: the presentation layer. That asymmetry is our strongest single argument for the layered design.</w:t>
      </w:r>
    </w:p>
    <w:p w:rsidR="005C26FD" w:rsidP="009927A1" w:rsidRDefault="005C26FD" w14:paraId="31745A6D" w14:textId="77777777">
      <w:pPr>
        <w:pStyle w:val="BodyText"/>
        <w:rPr>
          <w:lang w:eastAsia="zh-TW"/>
        </w:rPr>
      </w:pPr>
    </w:p>
    <w:p w:rsidRPr="005C26FD" w:rsidR="005C26FD" w:rsidRDefault="005C26FD" w14:paraId="1496F325" w14:textId="5D11A58A">
      <w:pPr>
        <w:pStyle w:val="Subtitle"/>
        <w:numPr>
          <w:ilvl w:val="0"/>
          <w:numId w:val="17"/>
        </w:numPr>
        <w:jc w:val="left"/>
        <w:rPr>
          <w:rFonts w:ascii="Arial" w:hAnsi="Arial" w:cs="Arial"/>
          <w:sz w:val="22"/>
          <w:szCs w:val="20"/>
          <w:lang w:eastAsia="zh-TW"/>
        </w:rPr>
      </w:pPr>
      <w:bookmarkStart w:name="_Toc235419804" w:id="56"/>
      <w:r>
        <w:rPr>
          <w:rFonts w:ascii="Arial" w:hAnsi="Arial" w:cs="Arial"/>
          <w:sz w:val="24"/>
          <w:szCs w:val="24"/>
          <w:lang w:eastAsia="zh-TW"/>
        </w:rPr>
        <w:t>Extensibility priorities</w:t>
      </w:r>
      <w:bookmarkEnd w:id="56"/>
    </w:p>
    <w:p w:rsidR="009927A1" w:rsidRDefault="009927A1" w14:paraId="6F2AD8AA" w14:textId="0035374B">
      <w:pPr>
        <w:pStyle w:val="BodyText"/>
        <w:numPr>
          <w:ilvl w:val="0"/>
          <w:numId w:val="14"/>
        </w:numPr>
        <w:rPr>
          <w:lang w:eastAsia="zh-TW"/>
        </w:rPr>
      </w:pPr>
      <w:proofErr w:type="spellStart"/>
      <w:r w:rsidRPr="009927A1">
        <w:rPr>
          <w:b/>
          <w:bCs/>
          <w:lang w:eastAsia="zh-TW"/>
        </w:rPr>
        <w:t>course_lecturers</w:t>
      </w:r>
      <w:proofErr w:type="spellEnd"/>
      <w:r w:rsidRPr="009927A1">
        <w:rPr>
          <w:b/>
          <w:bCs/>
          <w:lang w:eastAsia="zh-TW"/>
        </w:rPr>
        <w:t xml:space="preserve"> assignment table</w:t>
      </w:r>
      <w:r>
        <w:rPr>
          <w:rFonts w:hint="eastAsia"/>
          <w:b/>
          <w:bCs/>
          <w:lang w:eastAsia="zh-TW"/>
        </w:rPr>
        <w:t xml:space="preserve"> </w:t>
      </w:r>
      <w:proofErr w:type="gramStart"/>
      <w:r>
        <w:rPr>
          <w:rFonts w:hint="eastAsia"/>
          <w:b/>
          <w:bCs/>
          <w:lang w:eastAsia="zh-TW"/>
        </w:rPr>
        <w:t xml:space="preserve">- </w:t>
      </w:r>
      <w:r>
        <w:rPr>
          <w:lang w:eastAsia="zh-TW"/>
        </w:rPr>
        <w:t xml:space="preserve"> removes</w:t>
      </w:r>
      <w:proofErr w:type="gramEnd"/>
      <w:r>
        <w:rPr>
          <w:lang w:eastAsia="zh-TW"/>
        </w:rPr>
        <w:t xml:space="preserve"> the modelling flaw in Chapter 7; small schema change plus one JOIN change in two queries and the cascade providers. </w:t>
      </w:r>
    </w:p>
    <w:p w:rsidRPr="009927A1" w:rsidR="009927A1" w:rsidP="009927A1" w:rsidRDefault="009927A1" w14:paraId="59C6DF14" w14:textId="77777777">
      <w:pPr>
        <w:pStyle w:val="BodyText"/>
        <w:rPr>
          <w:lang w:eastAsia="zh-TW"/>
        </w:rPr>
      </w:pPr>
    </w:p>
    <w:p w:rsidR="009927A1" w:rsidRDefault="009927A1" w14:paraId="7AE7C871" w14:textId="58A0552F">
      <w:pPr>
        <w:pStyle w:val="BodyText"/>
        <w:numPr>
          <w:ilvl w:val="0"/>
          <w:numId w:val="14"/>
        </w:numPr>
        <w:rPr>
          <w:lang w:eastAsia="zh-TW"/>
        </w:rPr>
      </w:pPr>
      <w:r w:rsidRPr="009927A1">
        <w:rPr>
          <w:b/>
          <w:bCs/>
          <w:lang w:eastAsia="zh-TW"/>
        </w:rPr>
        <w:t xml:space="preserve">Live MySQL validation + </w:t>
      </w:r>
      <w:r>
        <w:rPr>
          <w:rFonts w:hint="eastAsia"/>
          <w:b/>
          <w:bCs/>
          <w:lang w:eastAsia="zh-TW"/>
        </w:rPr>
        <w:t>CI</w:t>
      </w:r>
      <w:r>
        <w:rPr>
          <w:b/>
          <w:bCs/>
          <w:lang w:eastAsia="zh-TW"/>
        </w:rPr>
        <w:t xml:space="preserve"> - </w:t>
      </w:r>
      <w:r w:rsidRPr="009927A1">
        <w:rPr>
          <w:rFonts w:hint="eastAsia"/>
          <w:lang w:eastAsia="zh-TW"/>
        </w:rPr>
        <w:t>r</w:t>
      </w:r>
      <w:r>
        <w:rPr>
          <w:lang w:eastAsia="zh-TW"/>
        </w:rPr>
        <w:t xml:space="preserve">un our Designer's Workbench pass on </w:t>
      </w:r>
      <w:proofErr w:type="spellStart"/>
      <w:r>
        <w:rPr>
          <w:lang w:eastAsia="zh-TW"/>
        </w:rPr>
        <w:t>schema.sql</w:t>
      </w:r>
      <w:proofErr w:type="spellEnd"/>
      <w:r>
        <w:rPr>
          <w:lang w:eastAsia="zh-TW"/>
        </w:rPr>
        <w:t xml:space="preserve">; add a GitHub Actions workflow running python -m </w:t>
      </w:r>
      <w:proofErr w:type="spellStart"/>
      <w:r>
        <w:rPr>
          <w:lang w:eastAsia="zh-TW"/>
        </w:rPr>
        <w:t>unittest</w:t>
      </w:r>
      <w:proofErr w:type="spellEnd"/>
      <w:r>
        <w:rPr>
          <w:lang w:eastAsia="zh-TW"/>
        </w:rPr>
        <w:t xml:space="preserve"> and flake8 on every push. Our suite is fast (~0.5 s) </w:t>
      </w:r>
      <w:proofErr w:type="gramStart"/>
      <w:r>
        <w:rPr>
          <w:lang w:eastAsia="zh-TW"/>
        </w:rPr>
        <w:t>precisely</w:t>
      </w:r>
      <w:proofErr w:type="gramEnd"/>
      <w:r>
        <w:rPr>
          <w:lang w:eastAsia="zh-TW"/>
        </w:rPr>
        <w:t xml:space="preserve"> so CI is trivial. </w:t>
      </w:r>
    </w:p>
    <w:p w:rsidR="009927A1" w:rsidRDefault="009927A1" w14:paraId="3DD221D3" w14:textId="2DFD6DC3">
      <w:pPr>
        <w:pStyle w:val="BodyText"/>
        <w:numPr>
          <w:ilvl w:val="0"/>
          <w:numId w:val="14"/>
        </w:numPr>
        <w:rPr>
          <w:lang w:eastAsia="zh-TW"/>
        </w:rPr>
      </w:pPr>
      <w:r w:rsidRPr="009927A1">
        <w:rPr>
          <w:b/>
          <w:bCs/>
          <w:lang w:eastAsia="zh-TW"/>
        </w:rPr>
        <w:t>Naming cleanup</w:t>
      </w:r>
      <w:r>
        <w:rPr>
          <w:rFonts w:hint="eastAsia"/>
          <w:b/>
          <w:bCs/>
          <w:lang w:eastAsia="zh-TW"/>
        </w:rPr>
        <w:t xml:space="preserve"> -</w:t>
      </w:r>
      <w:r>
        <w:rPr>
          <w:b/>
          <w:bCs/>
          <w:lang w:eastAsia="zh-TW"/>
        </w:rPr>
        <w:t xml:space="preserve"> </w:t>
      </w:r>
      <w:proofErr w:type="spellStart"/>
      <w:r>
        <w:rPr>
          <w:lang w:eastAsia="zh-TW"/>
        </w:rPr>
        <w:t>contact_info</w:t>
      </w:r>
      <w:proofErr w:type="spellEnd"/>
      <w:r>
        <w:rPr>
          <w:lang w:eastAsia="zh-TW"/>
        </w:rPr>
        <w:t xml:space="preserve"> (lecturers) vs </w:t>
      </w:r>
      <w:proofErr w:type="spellStart"/>
      <w:r>
        <w:rPr>
          <w:lang w:eastAsia="zh-TW"/>
        </w:rPr>
        <w:t>contactinfo</w:t>
      </w:r>
      <w:proofErr w:type="spellEnd"/>
      <w:r>
        <w:rPr>
          <w:lang w:eastAsia="zh-TW"/>
        </w:rPr>
        <w:t xml:space="preserve"> (students) survived our merge; unify while the codebase is small. </w:t>
      </w:r>
    </w:p>
    <w:p w:rsidR="009927A1" w:rsidRDefault="009927A1" w14:paraId="5FE60F24" w14:textId="5C5CAC03">
      <w:pPr>
        <w:pStyle w:val="BodyText"/>
        <w:numPr>
          <w:ilvl w:val="0"/>
          <w:numId w:val="14"/>
        </w:numPr>
        <w:rPr>
          <w:lang w:eastAsia="zh-TW"/>
        </w:rPr>
      </w:pPr>
      <w:r w:rsidRPr="009927A1">
        <w:rPr>
          <w:b/>
          <w:bCs/>
          <w:lang w:eastAsia="zh-TW"/>
        </w:rPr>
        <w:t xml:space="preserve">Write operations - </w:t>
      </w:r>
      <w:r>
        <w:rPr>
          <w:lang w:eastAsia="zh-TW"/>
        </w:rPr>
        <w:t xml:space="preserve">enrolment as a transaction (seat checks, prerequisite validation), grade entry with range constraints; introduces the first need for COMMIT/ROLLBACK handling in db.py. </w:t>
      </w:r>
    </w:p>
    <w:p w:rsidRPr="009927A1" w:rsidR="009927A1" w:rsidRDefault="009927A1" w14:paraId="7F14CF5F" w14:textId="121146E8">
      <w:pPr>
        <w:pStyle w:val="BodyText"/>
        <w:numPr>
          <w:ilvl w:val="0"/>
          <w:numId w:val="14"/>
        </w:numPr>
        <w:rPr>
          <w:lang w:eastAsia="zh-TW"/>
        </w:rPr>
      </w:pPr>
      <w:r w:rsidRPr="009927A1">
        <w:rPr>
          <w:b/>
          <w:bCs/>
          <w:lang w:eastAsia="zh-TW"/>
        </w:rPr>
        <w:t>Authentication and roles</w:t>
      </w:r>
      <w:r>
        <w:rPr>
          <w:lang w:eastAsia="zh-TW"/>
        </w:rPr>
        <w:t xml:space="preserve"> - prerequisite for any multi-user deployment given the personal data we hold. </w:t>
      </w:r>
    </w:p>
    <w:p w:rsidR="009927A1" w:rsidRDefault="009927A1" w14:paraId="7C4895C1" w14:textId="125D15C5">
      <w:pPr>
        <w:pStyle w:val="BodyText"/>
        <w:numPr>
          <w:ilvl w:val="0"/>
          <w:numId w:val="14"/>
        </w:numPr>
        <w:rPr>
          <w:lang w:eastAsia="zh-TW"/>
        </w:rPr>
      </w:pPr>
      <w:r w:rsidRPr="009927A1">
        <w:rPr>
          <w:b/>
          <w:bCs/>
          <w:lang w:eastAsia="zh-TW"/>
        </w:rPr>
        <w:t>The production ladder above</w:t>
      </w:r>
      <w:r>
        <w:rPr>
          <w:lang w:eastAsia="zh-TW"/>
        </w:rPr>
        <w:t xml:space="preserve"> - web front end over the unchanged engine, managed cloud database, ORM + migrations at the point </w:t>
      </w:r>
      <w:r w:rsidR="00F61C1A">
        <w:rPr>
          <w:lang w:eastAsia="zh-TW"/>
        </w:rPr>
        <w:t xml:space="preserve">where </w:t>
      </w:r>
      <w:r>
        <w:rPr>
          <w:lang w:eastAsia="zh-TW"/>
        </w:rPr>
        <w:t>write-heavy complexity justifies them.</w:t>
      </w:r>
    </w:p>
    <w:p w:rsidR="005C26FD" w:rsidP="005C26FD" w:rsidRDefault="005C26FD" w14:paraId="58CB2248" w14:textId="77777777">
      <w:pPr>
        <w:pStyle w:val="BodyText"/>
        <w:ind w:left="360"/>
        <w:rPr>
          <w:lang w:val="en-GB" w:eastAsia="zh-TW"/>
        </w:rPr>
      </w:pPr>
    </w:p>
    <w:p w:rsidRPr="005C26FD" w:rsidR="005C26FD" w:rsidRDefault="005C26FD" w14:paraId="7FCA1158" w14:textId="3573455B">
      <w:pPr>
        <w:pStyle w:val="Subtitle"/>
        <w:numPr>
          <w:ilvl w:val="0"/>
          <w:numId w:val="17"/>
        </w:numPr>
        <w:jc w:val="left"/>
        <w:rPr>
          <w:rFonts w:ascii="Arial" w:hAnsi="Arial" w:cs="Arial"/>
          <w:sz w:val="22"/>
          <w:szCs w:val="20"/>
          <w:lang w:eastAsia="zh-TW"/>
        </w:rPr>
      </w:pPr>
      <w:bookmarkStart w:name="_Toc235419805" w:id="57"/>
      <w:r>
        <w:rPr>
          <w:rFonts w:ascii="Arial" w:hAnsi="Arial" w:cs="Arial"/>
          <w:sz w:val="24"/>
          <w:szCs w:val="24"/>
          <w:lang w:eastAsia="zh-TW"/>
        </w:rPr>
        <w:t>Retrospective – what we would do differently</w:t>
      </w:r>
      <w:bookmarkEnd w:id="57"/>
    </w:p>
    <w:p w:rsidR="008D350C" w:rsidRDefault="008D350C" w14:paraId="30E1A5A5" w14:textId="445A5712">
      <w:pPr>
        <w:pStyle w:val="BodyText"/>
        <w:numPr>
          <w:ilvl w:val="0"/>
          <w:numId w:val="15"/>
        </w:numPr>
        <w:rPr>
          <w:lang w:val="en-GB" w:eastAsia="zh-TW"/>
        </w:rPr>
      </w:pPr>
      <w:r w:rsidRPr="008D350C">
        <w:rPr>
          <w:b/>
          <w:bCs/>
          <w:lang w:val="en-GB" w:eastAsia="zh-TW"/>
        </w:rPr>
        <w:t>Share schema changes as reviewed migrations from day one.</w:t>
      </w:r>
      <w:r w:rsidRPr="008D350C">
        <w:rPr>
          <w:lang w:val="en-GB" w:eastAsia="zh-TW"/>
        </w:rPr>
        <w:t xml:space="preserve"> Our engineer's fix list and our designer's normalisation solved the same flaw two different ways in parallel (name-keyed vs surrogate-keyed departments). A single reviewed change would have prevented the one integration incident of our project. </w:t>
      </w:r>
    </w:p>
    <w:p w:rsidR="008D350C" w:rsidRDefault="008D350C" w14:paraId="307D2487" w14:textId="6827E49B">
      <w:pPr>
        <w:pStyle w:val="BodyText"/>
        <w:numPr>
          <w:ilvl w:val="0"/>
          <w:numId w:val="15"/>
        </w:numPr>
        <w:rPr>
          <w:lang w:val="en-GB" w:eastAsia="zh-TW"/>
        </w:rPr>
      </w:pPr>
      <w:r w:rsidRPr="008D350C">
        <w:rPr>
          <w:b/>
          <w:bCs/>
          <w:lang w:val="en-GB" w:eastAsia="zh-TW"/>
        </w:rPr>
        <w:t xml:space="preserve">Agree </w:t>
      </w:r>
      <w:r w:rsidR="00F61C1A">
        <w:rPr>
          <w:b/>
          <w:bCs/>
          <w:lang w:val="en-GB" w:eastAsia="zh-TW"/>
        </w:rPr>
        <w:t xml:space="preserve">on </w:t>
      </w:r>
      <w:r w:rsidRPr="008D350C">
        <w:rPr>
          <w:b/>
          <w:bCs/>
          <w:lang w:val="en-GB" w:eastAsia="zh-TW"/>
        </w:rPr>
        <w:t>naming conventions before writing DDL.</w:t>
      </w:r>
      <w:r w:rsidRPr="008D350C">
        <w:rPr>
          <w:lang w:val="en-GB" w:eastAsia="zh-TW"/>
        </w:rPr>
        <w:t xml:space="preserve"> The </w:t>
      </w:r>
      <w:proofErr w:type="spellStart"/>
      <w:r w:rsidRPr="008D350C">
        <w:rPr>
          <w:lang w:val="en-GB" w:eastAsia="zh-TW"/>
        </w:rPr>
        <w:t>contact_info</w:t>
      </w:r>
      <w:proofErr w:type="spellEnd"/>
      <w:r w:rsidRPr="008D350C">
        <w:rPr>
          <w:lang w:val="en-GB" w:eastAsia="zh-TW"/>
        </w:rPr>
        <w:t>/</w:t>
      </w:r>
      <w:proofErr w:type="spellStart"/>
      <w:r w:rsidRPr="008D350C">
        <w:rPr>
          <w:lang w:val="en-GB" w:eastAsia="zh-TW"/>
        </w:rPr>
        <w:t>contactinfo</w:t>
      </w:r>
      <w:proofErr w:type="spellEnd"/>
      <w:r w:rsidRPr="008D350C">
        <w:rPr>
          <w:lang w:val="en-GB" w:eastAsia="zh-TW"/>
        </w:rPr>
        <w:t xml:space="preserve"> split is harmless but visible, and a five-minute convention would have prevented it.</w:t>
      </w:r>
      <w:r>
        <w:rPr>
          <w:lang w:val="en-GB" w:eastAsia="zh-TW"/>
        </w:rPr>
        <w:t xml:space="preserve"> </w:t>
      </w:r>
    </w:p>
    <w:p w:rsidRPr="008D350C" w:rsidR="008D350C" w:rsidRDefault="008D350C" w14:paraId="161BCC4D" w14:textId="5800C472">
      <w:pPr>
        <w:pStyle w:val="BodyText"/>
        <w:numPr>
          <w:ilvl w:val="0"/>
          <w:numId w:val="15"/>
        </w:numPr>
        <w:rPr>
          <w:lang w:val="en-GB" w:eastAsia="zh-TW"/>
        </w:rPr>
      </w:pPr>
      <w:r w:rsidRPr="008D350C">
        <w:rPr>
          <w:b/>
          <w:bCs/>
          <w:lang w:val="en-GB" w:eastAsia="zh-TW"/>
        </w:rPr>
        <w:t>Stand up CI at the first commit, not after delivery.</w:t>
      </w:r>
      <w:r w:rsidRPr="008D350C">
        <w:rPr>
          <w:lang w:val="en-GB" w:eastAsia="zh-TW"/>
        </w:rPr>
        <w:t xml:space="preserve"> Every quality gate we used locally (tests, flake8) was CI-ready the whole time; automating it earlier would have protected the shared branches, not just our local checkout. </w:t>
      </w:r>
    </w:p>
    <w:p w:rsidR="008D350C" w:rsidP="008D350C" w:rsidRDefault="008D350C" w14:paraId="3048400D" w14:textId="77777777">
      <w:pPr>
        <w:pStyle w:val="BodyText"/>
        <w:rPr>
          <w:lang w:val="en-GB" w:eastAsia="zh-TW"/>
        </w:rPr>
      </w:pPr>
    </w:p>
    <w:p w:rsidRPr="00A4180F" w:rsidR="00A4180F" w:rsidRDefault="008D350C" w14:paraId="27D2E62B" w14:textId="1FE7C221">
      <w:pPr>
        <w:pStyle w:val="BodyText"/>
        <w:numPr>
          <w:ilvl w:val="0"/>
          <w:numId w:val="15"/>
        </w:numPr>
        <w:rPr>
          <w:lang w:val="en-GB" w:eastAsia="zh-TW"/>
        </w:rPr>
      </w:pPr>
      <w:r w:rsidRPr="008D350C">
        <w:rPr>
          <w:b/>
          <w:bCs/>
          <w:lang w:val="en-GB" w:eastAsia="zh-TW"/>
        </w:rPr>
        <w:t>What we would keep unchanged.</w:t>
      </w:r>
      <w:r w:rsidRPr="008D350C">
        <w:rPr>
          <w:lang w:val="en-GB" w:eastAsia="zh-TW"/>
        </w:rPr>
        <w:t xml:space="preserve"> Our walking-skeleton MVP, the zero-dependency rule, and testing against real schema and data from the first week — all three repeatedly converted risky changes (schema swap, 3× data growth) into same-day, verified work.</w:t>
      </w:r>
    </w:p>
    <w:p w:rsidR="005C26FD" w:rsidP="00A4180F" w:rsidRDefault="005C26FD" w14:paraId="6D2023EA" w14:textId="77777777">
      <w:pPr>
        <w:pStyle w:val="BodyText"/>
        <w:rPr>
          <w:lang w:val="en-GB" w:eastAsia="zh-TW"/>
        </w:rPr>
      </w:pPr>
    </w:p>
    <w:p w:rsidRPr="005C26FD" w:rsidR="005C26FD" w:rsidRDefault="005C26FD" w14:paraId="21A82270" w14:textId="74C78C3C">
      <w:pPr>
        <w:pStyle w:val="Subtitle"/>
        <w:numPr>
          <w:ilvl w:val="0"/>
          <w:numId w:val="17"/>
        </w:numPr>
        <w:jc w:val="left"/>
        <w:rPr>
          <w:rFonts w:ascii="Arial" w:hAnsi="Arial" w:cs="Arial"/>
          <w:sz w:val="22"/>
          <w:szCs w:val="20"/>
          <w:lang w:eastAsia="zh-TW"/>
        </w:rPr>
      </w:pPr>
      <w:bookmarkStart w:name="_Toc235419806" w:id="58"/>
      <w:r>
        <w:rPr>
          <w:rFonts w:ascii="Arial" w:hAnsi="Arial" w:cs="Arial"/>
          <w:sz w:val="24"/>
          <w:szCs w:val="24"/>
          <w:lang w:eastAsia="zh-TW"/>
        </w:rPr>
        <w:t>Alternatives considered and rejected</w:t>
      </w:r>
      <w:bookmarkEnd w:id="58"/>
    </w:p>
    <w:p w:rsidRPr="00A4180F" w:rsidR="00A4180F" w:rsidP="00A4180F" w:rsidRDefault="00A4180F" w14:paraId="3762FD81" w14:textId="223883AC">
      <w:pPr>
        <w:pStyle w:val="BodyText"/>
        <w:rPr>
          <w:lang w:val="en-GB" w:eastAsia="zh-TW"/>
        </w:rPr>
      </w:pPr>
      <w:r w:rsidRPr="00A4180F">
        <w:rPr>
          <w:lang w:val="en-GB" w:eastAsia="zh-TW"/>
        </w:rPr>
        <w:t xml:space="preserve">Three further design choices deserve to be defended by naming what we did not do. </w:t>
      </w:r>
    </w:p>
    <w:p w:rsidRPr="00A4180F" w:rsidR="00A4180F" w:rsidP="00A4180F" w:rsidRDefault="00A4180F" w14:paraId="12649819" w14:textId="3CA263B5">
      <w:pPr>
        <w:pStyle w:val="BodyText"/>
        <w:rPr>
          <w:lang w:val="en-GB" w:eastAsia="zh-TW"/>
        </w:rPr>
      </w:pPr>
      <w:proofErr w:type="spellStart"/>
      <w:r w:rsidRPr="00A4180F">
        <w:rPr>
          <w:b/>
          <w:bCs/>
          <w:lang w:val="en-GB" w:eastAsia="zh-TW"/>
        </w:rPr>
        <w:t>Tkinter</w:t>
      </w:r>
      <w:proofErr w:type="spellEnd"/>
      <w:r w:rsidRPr="00A4180F">
        <w:rPr>
          <w:b/>
          <w:bCs/>
          <w:lang w:val="en-GB" w:eastAsia="zh-TW"/>
        </w:rPr>
        <w:t xml:space="preserve"> over a web front end or </w:t>
      </w:r>
      <w:proofErr w:type="spellStart"/>
      <w:r w:rsidRPr="00A4180F">
        <w:rPr>
          <w:b/>
          <w:bCs/>
          <w:lang w:val="en-GB" w:eastAsia="zh-TW"/>
        </w:rPr>
        <w:t>PyQt</w:t>
      </w:r>
      <w:proofErr w:type="spellEnd"/>
      <w:r w:rsidRPr="00A4180F">
        <w:rPr>
          <w:b/>
          <w:bCs/>
          <w:lang w:val="en-GB" w:eastAsia="zh-TW"/>
        </w:rPr>
        <w:t>.</w:t>
      </w:r>
      <w:r w:rsidRPr="00A4180F">
        <w:rPr>
          <w:lang w:val="en-GB" w:eastAsia="zh-TW"/>
        </w:rPr>
        <w:t xml:space="preserve"> A web application is the natural production shape and </w:t>
      </w:r>
      <w:proofErr w:type="spellStart"/>
      <w:r w:rsidRPr="00A4180F">
        <w:rPr>
          <w:lang w:val="en-GB" w:eastAsia="zh-TW"/>
        </w:rPr>
        <w:t>PyQt</w:t>
      </w:r>
      <w:proofErr w:type="spellEnd"/>
      <w:r w:rsidRPr="00A4180F">
        <w:rPr>
          <w:lang w:val="en-GB" w:eastAsia="zh-TW"/>
        </w:rPr>
        <w:t xml:space="preserve"> looks more modern, but both introduce installation friction — a server or a licensed toolkit — that would have complicated marking and demonstration. We chose </w:t>
      </w:r>
      <w:proofErr w:type="spellStart"/>
      <w:r w:rsidRPr="00A4180F">
        <w:rPr>
          <w:lang w:val="en-GB" w:eastAsia="zh-TW"/>
        </w:rPr>
        <w:t>Tkinter</w:t>
      </w:r>
      <w:proofErr w:type="spellEnd"/>
      <w:r w:rsidRPr="00A4180F">
        <w:rPr>
          <w:lang w:val="en-GB" w:eastAsia="zh-TW"/>
        </w:rPr>
        <w:t xml:space="preserve"> because it ships inside the standard library, so our entire system runs from a single command. The cost we accepted is a dated visual style and a single-user ceiling; our layered architecture (Chapter 3) makes the front end the replaceable component if either constraint later matters. </w:t>
      </w:r>
    </w:p>
    <w:p w:rsidRPr="00A4180F" w:rsidR="00A4180F" w:rsidP="00A4180F" w:rsidRDefault="00A4180F" w14:paraId="0079E7C3" w14:textId="0472CAAA">
      <w:pPr>
        <w:pStyle w:val="BodyText"/>
        <w:rPr>
          <w:lang w:val="en-GB" w:eastAsia="zh-TW"/>
        </w:rPr>
      </w:pPr>
      <w:r w:rsidRPr="00A4180F">
        <w:rPr>
          <w:b/>
          <w:bCs/>
          <w:lang w:val="en-GB" w:eastAsia="zh-TW"/>
        </w:rPr>
        <w:t>A static schema whitelist over runtime introspection.</w:t>
      </w:r>
      <w:r w:rsidRPr="00A4180F">
        <w:rPr>
          <w:lang w:val="en-GB" w:eastAsia="zh-TW"/>
        </w:rPr>
        <w:t xml:space="preserve"> Our query builder could have discovered tables and columns via PRAGMA </w:t>
      </w:r>
      <w:proofErr w:type="spellStart"/>
      <w:r w:rsidRPr="00A4180F">
        <w:rPr>
          <w:lang w:val="en-GB" w:eastAsia="zh-TW"/>
        </w:rPr>
        <w:t>table_info</w:t>
      </w:r>
      <w:proofErr w:type="spellEnd"/>
      <w:r w:rsidRPr="00A4180F">
        <w:rPr>
          <w:lang w:val="en-GB" w:eastAsia="zh-TW"/>
        </w:rPr>
        <w:t xml:space="preserve"> (SQLite) or </w:t>
      </w:r>
      <w:proofErr w:type="spellStart"/>
      <w:r w:rsidRPr="00A4180F">
        <w:rPr>
          <w:lang w:val="en-GB" w:eastAsia="zh-TW"/>
        </w:rPr>
        <w:t>information_schema</w:t>
      </w:r>
      <w:proofErr w:type="spellEnd"/>
      <w:r w:rsidRPr="00A4180F">
        <w:rPr>
          <w:lang w:val="en-GB" w:eastAsia="zh-TW"/>
        </w:rPr>
        <w:t xml:space="preserve"> (MySQL). Introspection never goes stale, but it is dialect-specific twice over and would expose every column with no curation. Our hand-written schema_meta.py whitelist is dialect-free, curated for user-facing names, and simultaneously acts as the identifier-injection defence described in Chapter 4. The cost — manual synchronisation with the schema — we catch with an integration test rather than leave </w:t>
      </w:r>
      <w:r w:rsidR="00F61C1A">
        <w:rPr>
          <w:lang w:val="en-GB" w:eastAsia="zh-TW"/>
        </w:rPr>
        <w:t xml:space="preserve">it </w:t>
      </w:r>
      <w:r w:rsidRPr="00A4180F">
        <w:rPr>
          <w:lang w:val="en-GB" w:eastAsia="zh-TW"/>
        </w:rPr>
        <w:t xml:space="preserve">to discipline. </w:t>
      </w:r>
    </w:p>
    <w:p w:rsidR="00C44F13" w:rsidP="00A4180F" w:rsidRDefault="00A4180F" w14:paraId="05945C1A" w14:textId="3D73B04B">
      <w:pPr>
        <w:pStyle w:val="BodyText"/>
        <w:rPr>
          <w:lang w:val="en-GB" w:eastAsia="zh-TW"/>
        </w:rPr>
      </w:pPr>
      <w:r w:rsidRPr="00A4180F">
        <w:rPr>
          <w:b/>
          <w:bCs/>
          <w:lang w:val="en-GB" w:eastAsia="zh-TW"/>
        </w:rPr>
        <w:t>A consolidated CREATE script over an ALTER/migration script.</w:t>
      </w:r>
      <w:r w:rsidRPr="00A4180F">
        <w:rPr>
          <w:lang w:val="en-GB" w:eastAsia="zh-TW"/>
        </w:rPr>
        <w:t xml:space="preserve"> When we normalised the schema mid-</w:t>
      </w:r>
      <w:proofErr w:type="gramStart"/>
      <w:r w:rsidRPr="00A4180F">
        <w:rPr>
          <w:lang w:val="en-GB" w:eastAsia="zh-TW"/>
        </w:rPr>
        <w:t>project</w:t>
      </w:r>
      <w:proofErr w:type="gramEnd"/>
      <w:r w:rsidRPr="00A4180F">
        <w:rPr>
          <w:lang w:val="en-GB" w:eastAsia="zh-TW"/>
        </w:rPr>
        <w:t xml:space="preserve"> we folded the changes directly into </w:t>
      </w:r>
      <w:proofErr w:type="spellStart"/>
      <w:r w:rsidRPr="00A4180F">
        <w:rPr>
          <w:lang w:val="en-GB" w:eastAsia="zh-TW"/>
        </w:rPr>
        <w:t>schema.sql</w:t>
      </w:r>
      <w:proofErr w:type="spellEnd"/>
      <w:r w:rsidRPr="00A4180F">
        <w:rPr>
          <w:lang w:val="en-GB" w:eastAsia="zh-TW"/>
        </w:rPr>
        <w:t xml:space="preserve"> rather than writing a migration. This was deliberate: no deployed database existed to migrate, and a single canonical schema file is easier to review than a chain of ALTER statements. At production scale this trade-off inverts, and a migration tool such as Alembic becomes the correct answer.</w:t>
      </w:r>
    </w:p>
    <w:p w:rsidR="00C44F13" w:rsidRDefault="00C44F13" w14:paraId="1A3EFD7F" w14:textId="77777777">
      <w:pPr>
        <w:rPr>
          <w:rFonts w:ascii="Arial" w:hAnsi="Arial"/>
          <w:szCs w:val="24"/>
          <w:lang w:val="en-GB" w:eastAsia="zh-TW"/>
        </w:rPr>
      </w:pPr>
      <w:r>
        <w:rPr>
          <w:lang w:val="en-GB" w:eastAsia="zh-TW"/>
        </w:rPr>
        <w:br w:type="page"/>
      </w:r>
    </w:p>
    <w:p w:rsidRPr="00C44F13" w:rsidR="00C44F13" w:rsidRDefault="00C44F13" w14:paraId="7D8FB937" w14:textId="15C522F4">
      <w:pPr>
        <w:pStyle w:val="Subtitle"/>
        <w:numPr>
          <w:ilvl w:val="0"/>
          <w:numId w:val="16"/>
        </w:numPr>
        <w:ind w:left="0" w:firstLine="0"/>
        <w:rPr>
          <w:rFonts w:ascii="Arial" w:hAnsi="Arial" w:cs="Arial"/>
          <w:sz w:val="24"/>
          <w:szCs w:val="22"/>
          <w:lang w:eastAsia="zh-TW"/>
        </w:rPr>
      </w:pPr>
      <w:bookmarkStart w:name="_Toc235419807" w:id="59"/>
      <w:r>
        <w:rPr>
          <w:rFonts w:ascii="Arial" w:hAnsi="Arial" w:cs="Arial"/>
          <w:sz w:val="24"/>
          <w:szCs w:val="24"/>
          <w:lang w:eastAsia="zh-TW"/>
        </w:rPr>
        <w:t>Query Catalogue and SQL Evidence</w:t>
      </w:r>
      <w:bookmarkEnd w:id="59"/>
    </w:p>
    <w:p w:rsidRPr="00C44F13" w:rsidR="00C44F13" w:rsidP="00C44F13" w:rsidRDefault="00C44F13" w14:paraId="05327810" w14:textId="77777777">
      <w:pPr>
        <w:pStyle w:val="Subtitle"/>
        <w:jc w:val="left"/>
        <w:rPr>
          <w:rFonts w:ascii="Arial" w:hAnsi="Arial" w:cs="Arial"/>
          <w:sz w:val="24"/>
          <w:szCs w:val="22"/>
          <w:lang w:eastAsia="zh-TW"/>
        </w:rPr>
      </w:pPr>
    </w:p>
    <w:p w:rsidRPr="00BD2AFA" w:rsidR="00A4180F" w:rsidRDefault="00802BDE" w14:paraId="3A8253C8" w14:textId="3ABE3003">
      <w:pPr>
        <w:pStyle w:val="Subtitle"/>
        <w:numPr>
          <w:ilvl w:val="0"/>
          <w:numId w:val="19"/>
        </w:numPr>
        <w:spacing w:line="360" w:lineRule="auto"/>
        <w:jc w:val="left"/>
        <w:rPr>
          <w:rFonts w:ascii="Arial" w:hAnsi="Arial" w:cs="Arial"/>
          <w:sz w:val="20"/>
          <w:szCs w:val="18"/>
          <w:lang w:eastAsia="zh-TW"/>
        </w:rPr>
      </w:pPr>
      <w:bookmarkStart w:name="_Toc235419808" w:id="60"/>
      <w:r w:rsidRPr="00BD2AFA">
        <w:rPr>
          <w:rFonts w:ascii="Arial" w:hAnsi="Arial" w:cs="Arial"/>
          <w:sz w:val="22"/>
          <w:szCs w:val="22"/>
          <w:lang w:eastAsia="zh-TW"/>
        </w:rPr>
        <w:t>Mapping each query to the brief</w:t>
      </w:r>
      <w:bookmarkEnd w:id="60"/>
    </w:p>
    <w:p w:rsidR="00802BDE" w:rsidP="00802BDE" w:rsidRDefault="00802BDE" w14:paraId="3D3C943C" w14:textId="664DFF9A">
      <w:pPr>
        <w:spacing w:line="480" w:lineRule="auto"/>
        <w:rPr>
          <w:rFonts w:ascii="Arial" w:hAnsi="Arial" w:cs="Arial"/>
          <w:lang w:eastAsia="zh-TW"/>
        </w:rPr>
      </w:pPr>
      <w:r w:rsidRPr="00802BDE">
        <w:rPr>
          <w:rFonts w:ascii="Arial" w:hAnsi="Arial" w:cs="Arial"/>
          <w:lang w:eastAsia="zh-TW"/>
        </w:rPr>
        <w:t xml:space="preserve">Our nine implemented queries satisfy eight of the eleven suggested queries in the brief, plus a bonus "browse any table" for the query-builder demonstration. Our full SQL is in </w:t>
      </w:r>
      <w:proofErr w:type="spellStart"/>
      <w:r w:rsidRPr="00802BDE">
        <w:rPr>
          <w:rFonts w:ascii="Arial" w:hAnsi="Arial" w:cs="Arial"/>
          <w:lang w:eastAsia="zh-TW"/>
        </w:rPr>
        <w:t>src</w:t>
      </w:r>
      <w:proofErr w:type="spellEnd"/>
      <w:r w:rsidRPr="00802BDE">
        <w:rPr>
          <w:rFonts w:ascii="Arial" w:hAnsi="Arial" w:cs="Arial"/>
          <w:lang w:eastAsia="zh-TW"/>
        </w:rPr>
        <w:t>/queries.py; the key clauses of each query are shown in C.3. All queries pass values through DB-</w:t>
      </w:r>
      <w:proofErr w:type="gramStart"/>
      <w:r w:rsidRPr="00802BDE">
        <w:rPr>
          <w:rFonts w:ascii="Arial" w:hAnsi="Arial" w:cs="Arial"/>
          <w:lang w:eastAsia="zh-TW"/>
        </w:rPr>
        <w:t>API ?</w:t>
      </w:r>
      <w:proofErr w:type="gramEnd"/>
      <w:r w:rsidRPr="00802BDE">
        <w:rPr>
          <w:rFonts w:ascii="Arial" w:hAnsi="Arial" w:cs="Arial"/>
          <w:lang w:eastAsia="zh-TW"/>
        </w:rPr>
        <w:t xml:space="preserve"> placeholders (Lemburg, 2001), which is the primary </w:t>
      </w:r>
      <w:proofErr w:type="spellStart"/>
      <w:r w:rsidRPr="00802BDE">
        <w:rPr>
          <w:rFonts w:ascii="Arial" w:hAnsi="Arial" w:cs="Arial"/>
          <w:lang w:eastAsia="zh-TW"/>
        </w:rPr>
        <w:t>defence</w:t>
      </w:r>
      <w:proofErr w:type="spellEnd"/>
      <w:r w:rsidRPr="00802BDE">
        <w:rPr>
          <w:rFonts w:ascii="Arial" w:hAnsi="Arial" w:cs="Arial"/>
          <w:lang w:eastAsia="zh-TW"/>
        </w:rPr>
        <w:t xml:space="preserve"> against SQL injection recommended by OWASP (no date).</w:t>
      </w:r>
    </w:p>
    <w:p w:rsidRPr="00E02A2D" w:rsidR="00802BDE" w:rsidP="00E02A2D" w:rsidRDefault="00E02A2D" w14:paraId="094DDF63" w14:textId="22253D9A">
      <w:pPr>
        <w:pStyle w:val="Caption"/>
        <w:keepNext/>
      </w:pPr>
      <w:bookmarkStart w:name="_Toc235422040" w:id="61"/>
      <w:r w:rsidRPr="00E02A2D">
        <w:rPr>
          <w:rFonts w:ascii="Arial" w:hAnsi="Arial" w:cs="Arial"/>
        </w:rPr>
        <w:t xml:space="preserve">Table </w:t>
      </w:r>
      <w:r w:rsidRPr="00E02A2D">
        <w:rPr>
          <w:rFonts w:ascii="Arial" w:hAnsi="Arial" w:cs="Arial"/>
        </w:rPr>
        <w:fldChar w:fldCharType="begin"/>
      </w:r>
      <w:r w:rsidRPr="00E02A2D">
        <w:rPr>
          <w:rFonts w:ascii="Arial" w:hAnsi="Arial" w:cs="Arial"/>
        </w:rPr>
        <w:instrText xml:space="preserve"> SEQ Table \* ARABIC </w:instrText>
      </w:r>
      <w:r w:rsidRPr="00E02A2D">
        <w:rPr>
          <w:rFonts w:ascii="Arial" w:hAnsi="Arial" w:cs="Arial"/>
        </w:rPr>
        <w:fldChar w:fldCharType="separate"/>
      </w:r>
      <w:r w:rsidRPr="00E02A2D">
        <w:rPr>
          <w:rFonts w:ascii="Arial" w:hAnsi="Arial" w:cs="Arial"/>
          <w:noProof/>
        </w:rPr>
        <w:t>2</w:t>
      </w:r>
      <w:r w:rsidRPr="00E02A2D">
        <w:rPr>
          <w:rFonts w:ascii="Arial" w:hAnsi="Arial" w:cs="Arial"/>
        </w:rPr>
        <w:fldChar w:fldCharType="end"/>
      </w:r>
      <w:r w:rsidRPr="00E02A2D">
        <w:rPr>
          <w:rFonts w:ascii="Arial" w:hAnsi="Arial" w:cs="Arial"/>
        </w:rPr>
        <w:t xml:space="preserve"> - </w:t>
      </w:r>
      <w:r w:rsidRPr="00802BDE" w:rsidR="00802BDE">
        <w:rPr>
          <w:rFonts w:ascii="Arial" w:hAnsi="Arial" w:eastAsia="Times New Roman" w:cs="Arial"/>
          <w:lang w:eastAsia="zh-TW"/>
        </w:rPr>
        <w:t>Query Catalogue Mapped to the Brief</w:t>
      </w:r>
      <w:bookmarkEnd w:id="61"/>
      <w:r w:rsidRPr="00802BDE" w:rsidR="00802BDE">
        <w:rPr>
          <w:rFonts w:ascii="Arial" w:hAnsi="Arial" w:eastAsia="Times New Roman" w:cs="Arial"/>
          <w:bdr w:val="none" w:color="auto" w:sz="0" w:space="0" w:frame="1"/>
          <w:shd w:val="clear" w:color="auto" w:fill="C6C6C6"/>
          <w:lang w:eastAsia="zh-TW"/>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487"/>
        <w:gridCol w:w="2782"/>
        <w:gridCol w:w="2056"/>
        <w:gridCol w:w="2609"/>
      </w:tblGrid>
      <w:tr w:rsidRPr="00802BDE" w:rsidR="00802BDE" w14:paraId="682D5DA6" w14:textId="77777777">
        <w:trPr>
          <w:trHeight w:val="300"/>
        </w:trPr>
        <w:tc>
          <w:tcPr>
            <w:tcW w:w="585" w:type="dxa"/>
            <w:tcBorders>
              <w:top w:val="single" w:color="808080" w:sz="6" w:space="0"/>
              <w:left w:val="single" w:color="808080" w:sz="6" w:space="0"/>
              <w:bottom w:val="single" w:color="808080" w:sz="6" w:space="0"/>
              <w:right w:val="single" w:color="808080" w:sz="6" w:space="0"/>
            </w:tcBorders>
            <w:shd w:val="clear" w:color="auto" w:fill="D9E2F3"/>
            <w:hideMark/>
          </w:tcPr>
          <w:p w:rsidRPr="00E02A2D" w:rsidR="00802BDE" w:rsidP="00802BDE" w:rsidRDefault="00802BDE" w14:paraId="0B7F88B3" w14:textId="77777777">
            <w:pPr>
              <w:textAlignment w:val="baseline"/>
              <w:rPr>
                <w:rFonts w:ascii="Arial" w:hAnsi="Arial" w:eastAsia="Times New Roman" w:cs="Arial"/>
                <w:sz w:val="24"/>
                <w:szCs w:val="24"/>
                <w:lang w:eastAsia="zh-TW" w:bidi="ar-SA"/>
              </w:rPr>
            </w:pPr>
            <w:r w:rsidRPr="00E02A2D">
              <w:rPr>
                <w:rFonts w:ascii="Arial" w:hAnsi="Arial" w:eastAsia="Times New Roman" w:cs="Arial"/>
                <w:b/>
                <w:bCs/>
                <w:lang w:eastAsia="zh-TW" w:bidi="ar-SA"/>
              </w:rPr>
              <w:t>#</w:t>
            </w:r>
            <w:r w:rsidRPr="00E02A2D">
              <w:rPr>
                <w:rFonts w:ascii="Arial" w:hAnsi="Arial" w:eastAsia="Times New Roman" w:cs="Arial"/>
                <w:lang w:eastAsia="zh-TW" w:bidi="ar-SA"/>
              </w:rPr>
              <w:t> </w:t>
            </w:r>
          </w:p>
        </w:tc>
        <w:tc>
          <w:tcPr>
            <w:tcW w:w="3195" w:type="dxa"/>
            <w:tcBorders>
              <w:top w:val="single" w:color="808080" w:sz="6" w:space="0"/>
              <w:left w:val="single" w:color="808080" w:sz="6" w:space="0"/>
              <w:bottom w:val="single" w:color="808080" w:sz="6" w:space="0"/>
              <w:right w:val="single" w:color="808080" w:sz="6" w:space="0"/>
            </w:tcBorders>
            <w:shd w:val="clear" w:color="auto" w:fill="D9E2F3"/>
            <w:hideMark/>
          </w:tcPr>
          <w:p w:rsidRPr="00E02A2D" w:rsidR="00802BDE" w:rsidP="00802BDE" w:rsidRDefault="00802BDE" w14:paraId="36ABE331" w14:textId="77777777">
            <w:pPr>
              <w:textAlignment w:val="baseline"/>
              <w:rPr>
                <w:rFonts w:ascii="Arial" w:hAnsi="Arial" w:eastAsia="Times New Roman" w:cs="Arial"/>
                <w:sz w:val="24"/>
                <w:szCs w:val="24"/>
                <w:lang w:eastAsia="zh-TW" w:bidi="ar-SA"/>
              </w:rPr>
            </w:pPr>
            <w:r w:rsidRPr="00E02A2D">
              <w:rPr>
                <w:rFonts w:ascii="Arial" w:hAnsi="Arial" w:eastAsia="Times New Roman" w:cs="Arial"/>
                <w:b/>
                <w:bCs/>
                <w:lang w:eastAsia="zh-TW" w:bidi="ar-SA"/>
              </w:rPr>
              <w:t>Query title</w:t>
            </w:r>
            <w:r w:rsidRPr="00E02A2D">
              <w:rPr>
                <w:rFonts w:ascii="Arial" w:hAnsi="Arial" w:eastAsia="Times New Roman" w:cs="Arial"/>
                <w:lang w:eastAsia="zh-TW" w:bidi="ar-SA"/>
              </w:rPr>
              <w:t> </w:t>
            </w:r>
          </w:p>
        </w:tc>
        <w:tc>
          <w:tcPr>
            <w:tcW w:w="2490" w:type="dxa"/>
            <w:tcBorders>
              <w:top w:val="single" w:color="808080" w:sz="6" w:space="0"/>
              <w:left w:val="single" w:color="808080" w:sz="6" w:space="0"/>
              <w:bottom w:val="single" w:color="808080" w:sz="6" w:space="0"/>
              <w:right w:val="single" w:color="808080" w:sz="6" w:space="0"/>
            </w:tcBorders>
            <w:shd w:val="clear" w:color="auto" w:fill="D9E2F3"/>
            <w:hideMark/>
          </w:tcPr>
          <w:p w:rsidRPr="00E02A2D" w:rsidR="00802BDE" w:rsidP="00802BDE" w:rsidRDefault="00802BDE" w14:paraId="7B37900F" w14:textId="77777777">
            <w:pPr>
              <w:textAlignment w:val="baseline"/>
              <w:rPr>
                <w:rFonts w:ascii="Arial" w:hAnsi="Arial" w:eastAsia="Times New Roman" w:cs="Arial"/>
                <w:sz w:val="24"/>
                <w:szCs w:val="24"/>
                <w:lang w:eastAsia="zh-TW" w:bidi="ar-SA"/>
              </w:rPr>
            </w:pPr>
            <w:r w:rsidRPr="00E02A2D">
              <w:rPr>
                <w:rFonts w:ascii="Arial" w:hAnsi="Arial" w:eastAsia="Times New Roman" w:cs="Arial"/>
                <w:b/>
                <w:bCs/>
                <w:lang w:eastAsia="zh-TW" w:bidi="ar-SA"/>
              </w:rPr>
              <w:t>Parameters</w:t>
            </w:r>
            <w:r w:rsidRPr="00E02A2D">
              <w:rPr>
                <w:rFonts w:ascii="Arial" w:hAnsi="Arial" w:eastAsia="Times New Roman" w:cs="Arial"/>
                <w:lang w:eastAsia="zh-TW" w:bidi="ar-SA"/>
              </w:rPr>
              <w:t> </w:t>
            </w:r>
          </w:p>
        </w:tc>
        <w:tc>
          <w:tcPr>
            <w:tcW w:w="3060" w:type="dxa"/>
            <w:tcBorders>
              <w:top w:val="single" w:color="808080" w:sz="6" w:space="0"/>
              <w:left w:val="single" w:color="808080" w:sz="6" w:space="0"/>
              <w:bottom w:val="single" w:color="808080" w:sz="6" w:space="0"/>
              <w:right w:val="single" w:color="808080" w:sz="6" w:space="0"/>
            </w:tcBorders>
            <w:shd w:val="clear" w:color="auto" w:fill="D9E2F3"/>
            <w:hideMark/>
          </w:tcPr>
          <w:p w:rsidRPr="00E02A2D" w:rsidR="00802BDE" w:rsidP="00802BDE" w:rsidRDefault="00802BDE" w14:paraId="1D9E97AC" w14:textId="77777777">
            <w:pPr>
              <w:textAlignment w:val="baseline"/>
              <w:rPr>
                <w:rFonts w:ascii="Arial" w:hAnsi="Arial" w:eastAsia="Times New Roman" w:cs="Arial"/>
                <w:sz w:val="24"/>
                <w:szCs w:val="24"/>
                <w:lang w:eastAsia="zh-TW" w:bidi="ar-SA"/>
              </w:rPr>
            </w:pPr>
            <w:r w:rsidRPr="00E02A2D">
              <w:rPr>
                <w:rFonts w:ascii="Arial" w:hAnsi="Arial" w:eastAsia="Times New Roman" w:cs="Arial"/>
                <w:b/>
                <w:bCs/>
                <w:lang w:eastAsia="zh-TW" w:bidi="ar-SA"/>
              </w:rPr>
              <w:t>SQL feature</w:t>
            </w:r>
            <w:r w:rsidRPr="00E02A2D">
              <w:rPr>
                <w:rFonts w:ascii="Arial" w:hAnsi="Arial" w:eastAsia="Times New Roman" w:cs="Arial"/>
                <w:lang w:eastAsia="zh-TW" w:bidi="ar-SA"/>
              </w:rPr>
              <w:t> </w:t>
            </w:r>
          </w:p>
        </w:tc>
      </w:tr>
      <w:tr w:rsidRPr="00802BDE" w:rsidR="00802BDE" w14:paraId="1D4295E5" w14:textId="77777777">
        <w:trPr>
          <w:trHeight w:val="300"/>
        </w:trPr>
        <w:tc>
          <w:tcPr>
            <w:tcW w:w="585" w:type="dxa"/>
            <w:tcBorders>
              <w:top w:val="single" w:color="808080" w:sz="6" w:space="0"/>
              <w:left w:val="single" w:color="808080" w:sz="6" w:space="0"/>
              <w:bottom w:val="single" w:color="808080" w:sz="6" w:space="0"/>
              <w:right w:val="single" w:color="808080" w:sz="6" w:space="0"/>
            </w:tcBorders>
            <w:hideMark/>
          </w:tcPr>
          <w:p w:rsidRPr="00E02A2D" w:rsidR="00802BDE" w:rsidP="00E02A2D" w:rsidRDefault="00802BDE" w14:paraId="2F6EA40A" w14:textId="23530A4C">
            <w:pPr>
              <w:textAlignment w:val="baseline"/>
              <w:rPr>
                <w:rFonts w:ascii="Arial" w:hAnsi="Arial" w:eastAsia="Times New Roman" w:cs="Arial"/>
                <w:sz w:val="24"/>
                <w:szCs w:val="24"/>
                <w:lang w:eastAsia="zh-TW" w:bidi="ar-SA"/>
              </w:rPr>
            </w:pPr>
            <w:r w:rsidRPr="00E02A2D">
              <w:rPr>
                <w:rFonts w:ascii="Arial" w:hAnsi="Arial" w:eastAsia="Times New Roman" w:cs="Arial"/>
                <w:lang w:eastAsia="zh-TW" w:bidi="ar-SA"/>
              </w:rPr>
              <w:t>1</w:t>
            </w:r>
          </w:p>
        </w:tc>
        <w:tc>
          <w:tcPr>
            <w:tcW w:w="3195" w:type="dxa"/>
            <w:tcBorders>
              <w:top w:val="single" w:color="808080" w:sz="6" w:space="0"/>
              <w:left w:val="single" w:color="808080" w:sz="6" w:space="0"/>
              <w:bottom w:val="single" w:color="808080" w:sz="6" w:space="0"/>
              <w:right w:val="single" w:color="808080" w:sz="6" w:space="0"/>
            </w:tcBorders>
            <w:hideMark/>
          </w:tcPr>
          <w:p w:rsidRPr="00E02A2D" w:rsidR="00802BDE" w:rsidP="00802BDE" w:rsidRDefault="00802BDE" w14:paraId="4297DB57" w14:textId="77777777">
            <w:pPr>
              <w:textAlignment w:val="baseline"/>
              <w:rPr>
                <w:rFonts w:ascii="Arial" w:hAnsi="Arial" w:eastAsia="Times New Roman" w:cs="Arial"/>
                <w:sz w:val="24"/>
                <w:szCs w:val="24"/>
                <w:lang w:eastAsia="zh-TW" w:bidi="ar-SA"/>
              </w:rPr>
            </w:pPr>
            <w:r w:rsidRPr="00E02A2D">
              <w:rPr>
                <w:rFonts w:ascii="Arial" w:hAnsi="Arial" w:eastAsia="Times New Roman" w:cs="Arial"/>
                <w:lang w:eastAsia="zh-TW" w:bidi="ar-SA"/>
              </w:rPr>
              <w:t>Students in a course by a lecturer </w:t>
            </w:r>
          </w:p>
        </w:tc>
        <w:tc>
          <w:tcPr>
            <w:tcW w:w="2490" w:type="dxa"/>
            <w:tcBorders>
              <w:top w:val="single" w:color="808080" w:sz="6" w:space="0"/>
              <w:left w:val="single" w:color="808080" w:sz="6" w:space="0"/>
              <w:bottom w:val="single" w:color="808080" w:sz="6" w:space="0"/>
              <w:right w:val="single" w:color="808080" w:sz="6" w:space="0"/>
            </w:tcBorders>
            <w:hideMark/>
          </w:tcPr>
          <w:p w:rsidRPr="00E02A2D" w:rsidR="00802BDE" w:rsidP="00802BDE" w:rsidRDefault="00802BDE" w14:paraId="56C66BED" w14:textId="77777777">
            <w:pPr>
              <w:textAlignment w:val="baseline"/>
              <w:rPr>
                <w:rFonts w:ascii="Arial" w:hAnsi="Arial" w:eastAsia="Times New Roman" w:cs="Arial"/>
                <w:sz w:val="24"/>
                <w:szCs w:val="24"/>
                <w:lang w:eastAsia="zh-TW" w:bidi="ar-SA"/>
              </w:rPr>
            </w:pPr>
            <w:r w:rsidRPr="00E02A2D">
              <w:rPr>
                <w:rFonts w:ascii="Arial" w:hAnsi="Arial" w:eastAsia="Times New Roman" w:cs="Arial"/>
                <w:lang w:eastAsia="zh-TW" w:bidi="ar-SA"/>
              </w:rPr>
              <w:t>Course, Lecturer </w:t>
            </w:r>
          </w:p>
        </w:tc>
        <w:tc>
          <w:tcPr>
            <w:tcW w:w="3060" w:type="dxa"/>
            <w:tcBorders>
              <w:top w:val="single" w:color="808080" w:sz="6" w:space="0"/>
              <w:left w:val="single" w:color="808080" w:sz="6" w:space="0"/>
              <w:bottom w:val="single" w:color="808080" w:sz="6" w:space="0"/>
              <w:right w:val="single" w:color="808080" w:sz="6" w:space="0"/>
            </w:tcBorders>
            <w:hideMark/>
          </w:tcPr>
          <w:p w:rsidRPr="00E02A2D" w:rsidR="00802BDE" w:rsidP="00802BDE" w:rsidRDefault="00802BDE" w14:paraId="15273C57" w14:textId="77777777">
            <w:pPr>
              <w:textAlignment w:val="baseline"/>
              <w:rPr>
                <w:rFonts w:ascii="Arial" w:hAnsi="Arial" w:eastAsia="Times New Roman" w:cs="Arial"/>
                <w:sz w:val="24"/>
                <w:szCs w:val="24"/>
                <w:lang w:eastAsia="zh-TW" w:bidi="ar-SA"/>
              </w:rPr>
            </w:pPr>
            <w:r w:rsidRPr="00E02A2D">
              <w:rPr>
                <w:rFonts w:ascii="Arial" w:hAnsi="Arial" w:eastAsia="Times New Roman" w:cs="Arial"/>
                <w:lang w:eastAsia="zh-TW" w:bidi="ar-SA"/>
              </w:rPr>
              <w:t>4-way JOIN on </w:t>
            </w:r>
            <w:proofErr w:type="gramStart"/>
            <w:r w:rsidRPr="00E02A2D">
              <w:rPr>
                <w:rFonts w:ascii="Arial" w:hAnsi="Arial" w:eastAsia="Times New Roman" w:cs="Arial"/>
                <w:lang w:eastAsia="zh-TW" w:bidi="ar-SA"/>
              </w:rPr>
              <w:t>M:N</w:t>
            </w:r>
            <w:proofErr w:type="gramEnd"/>
            <w:r w:rsidRPr="00E02A2D">
              <w:rPr>
                <w:rFonts w:ascii="Arial" w:hAnsi="Arial" w:eastAsia="Times New Roman" w:cs="Arial"/>
                <w:lang w:eastAsia="zh-TW" w:bidi="ar-SA"/>
              </w:rPr>
              <w:t> junction </w:t>
            </w:r>
          </w:p>
        </w:tc>
      </w:tr>
      <w:tr w:rsidRPr="00802BDE" w:rsidR="00802BDE" w14:paraId="2E34FA73" w14:textId="77777777">
        <w:trPr>
          <w:trHeight w:val="300"/>
        </w:trPr>
        <w:tc>
          <w:tcPr>
            <w:tcW w:w="585" w:type="dxa"/>
            <w:tcBorders>
              <w:top w:val="single" w:color="808080" w:sz="6" w:space="0"/>
              <w:left w:val="single" w:color="808080" w:sz="6" w:space="0"/>
              <w:bottom w:val="single" w:color="808080" w:sz="6" w:space="0"/>
              <w:right w:val="single" w:color="808080" w:sz="6" w:space="0"/>
            </w:tcBorders>
            <w:hideMark/>
          </w:tcPr>
          <w:p w:rsidRPr="00E02A2D" w:rsidR="00802BDE" w:rsidP="00E02A2D" w:rsidRDefault="00802BDE" w14:paraId="1E7D4630" w14:textId="43BEB976">
            <w:pPr>
              <w:textAlignment w:val="baseline"/>
              <w:rPr>
                <w:rFonts w:ascii="Arial" w:hAnsi="Arial" w:eastAsia="Times New Roman" w:cs="Arial"/>
                <w:sz w:val="24"/>
                <w:szCs w:val="24"/>
                <w:lang w:eastAsia="zh-TW" w:bidi="ar-SA"/>
              </w:rPr>
            </w:pPr>
            <w:r w:rsidRPr="00E02A2D">
              <w:rPr>
                <w:rFonts w:ascii="Arial" w:hAnsi="Arial" w:eastAsia="Times New Roman" w:cs="Arial"/>
                <w:lang w:eastAsia="zh-TW" w:bidi="ar-SA"/>
              </w:rPr>
              <w:t>2</w:t>
            </w:r>
          </w:p>
        </w:tc>
        <w:tc>
          <w:tcPr>
            <w:tcW w:w="3195" w:type="dxa"/>
            <w:tcBorders>
              <w:top w:val="single" w:color="808080" w:sz="6" w:space="0"/>
              <w:left w:val="single" w:color="808080" w:sz="6" w:space="0"/>
              <w:bottom w:val="single" w:color="808080" w:sz="6" w:space="0"/>
              <w:right w:val="single" w:color="808080" w:sz="6" w:space="0"/>
            </w:tcBorders>
            <w:hideMark/>
          </w:tcPr>
          <w:p w:rsidRPr="00E02A2D" w:rsidR="00802BDE" w:rsidP="00802BDE" w:rsidRDefault="00802BDE" w14:paraId="46FA6AAA" w14:textId="77777777">
            <w:pPr>
              <w:textAlignment w:val="baseline"/>
              <w:rPr>
                <w:rFonts w:ascii="Arial" w:hAnsi="Arial" w:eastAsia="Times New Roman" w:cs="Arial"/>
                <w:sz w:val="24"/>
                <w:szCs w:val="24"/>
                <w:lang w:eastAsia="zh-TW" w:bidi="ar-SA"/>
              </w:rPr>
            </w:pPr>
            <w:r w:rsidRPr="00E02A2D">
              <w:rPr>
                <w:rFonts w:ascii="Arial" w:hAnsi="Arial" w:eastAsia="Times New Roman" w:cs="Arial"/>
                <w:lang w:eastAsia="zh-TW" w:bidi="ar-SA"/>
              </w:rPr>
              <w:t>Students not registered in a semester </w:t>
            </w:r>
          </w:p>
        </w:tc>
        <w:tc>
          <w:tcPr>
            <w:tcW w:w="2490" w:type="dxa"/>
            <w:tcBorders>
              <w:top w:val="single" w:color="808080" w:sz="6" w:space="0"/>
              <w:left w:val="single" w:color="808080" w:sz="6" w:space="0"/>
              <w:bottom w:val="single" w:color="808080" w:sz="6" w:space="0"/>
              <w:right w:val="single" w:color="808080" w:sz="6" w:space="0"/>
            </w:tcBorders>
            <w:hideMark/>
          </w:tcPr>
          <w:p w:rsidRPr="00E02A2D" w:rsidR="00802BDE" w:rsidP="00802BDE" w:rsidRDefault="00802BDE" w14:paraId="0FDAE3B0" w14:textId="77777777">
            <w:pPr>
              <w:textAlignment w:val="baseline"/>
              <w:rPr>
                <w:rFonts w:ascii="Arial" w:hAnsi="Arial" w:eastAsia="Times New Roman" w:cs="Arial"/>
                <w:sz w:val="24"/>
                <w:szCs w:val="24"/>
                <w:lang w:eastAsia="zh-TW" w:bidi="ar-SA"/>
              </w:rPr>
            </w:pPr>
            <w:r w:rsidRPr="00E02A2D">
              <w:rPr>
                <w:rFonts w:ascii="Arial" w:hAnsi="Arial" w:eastAsia="Times New Roman" w:cs="Arial"/>
                <w:lang w:eastAsia="zh-TW" w:bidi="ar-SA"/>
              </w:rPr>
              <w:t>Semester </w:t>
            </w:r>
          </w:p>
        </w:tc>
        <w:tc>
          <w:tcPr>
            <w:tcW w:w="3060" w:type="dxa"/>
            <w:tcBorders>
              <w:top w:val="single" w:color="808080" w:sz="6" w:space="0"/>
              <w:left w:val="single" w:color="808080" w:sz="6" w:space="0"/>
              <w:bottom w:val="single" w:color="808080" w:sz="6" w:space="0"/>
              <w:right w:val="single" w:color="808080" w:sz="6" w:space="0"/>
            </w:tcBorders>
            <w:hideMark/>
          </w:tcPr>
          <w:p w:rsidRPr="00E02A2D" w:rsidR="00802BDE" w:rsidP="00802BDE" w:rsidRDefault="00802BDE" w14:paraId="5B5D87F0" w14:textId="77777777">
            <w:pPr>
              <w:textAlignment w:val="baseline"/>
              <w:rPr>
                <w:rFonts w:ascii="Arial" w:hAnsi="Arial" w:eastAsia="Times New Roman" w:cs="Arial"/>
                <w:sz w:val="24"/>
                <w:szCs w:val="24"/>
                <w:lang w:eastAsia="zh-TW" w:bidi="ar-SA"/>
              </w:rPr>
            </w:pPr>
            <w:r w:rsidRPr="00E02A2D">
              <w:rPr>
                <w:rFonts w:ascii="Arial" w:hAnsi="Arial" w:eastAsia="Times New Roman" w:cs="Arial"/>
                <w:lang w:eastAsia="zh-TW" w:bidi="ar-SA"/>
              </w:rPr>
              <w:t>NOT EXISTS correlated subquery </w:t>
            </w:r>
          </w:p>
        </w:tc>
      </w:tr>
      <w:tr w:rsidRPr="00802BDE" w:rsidR="00802BDE" w14:paraId="1BD0E794" w14:textId="77777777">
        <w:trPr>
          <w:trHeight w:val="300"/>
        </w:trPr>
        <w:tc>
          <w:tcPr>
            <w:tcW w:w="585" w:type="dxa"/>
            <w:tcBorders>
              <w:top w:val="single" w:color="808080" w:sz="6" w:space="0"/>
              <w:left w:val="single" w:color="808080" w:sz="6" w:space="0"/>
              <w:bottom w:val="single" w:color="808080" w:sz="6" w:space="0"/>
              <w:right w:val="single" w:color="808080" w:sz="6" w:space="0"/>
            </w:tcBorders>
            <w:hideMark/>
          </w:tcPr>
          <w:p w:rsidRPr="00E02A2D" w:rsidR="00802BDE" w:rsidP="00E02A2D" w:rsidRDefault="00802BDE" w14:paraId="4178D5B5" w14:textId="06DDB205">
            <w:pPr>
              <w:textAlignment w:val="baseline"/>
              <w:rPr>
                <w:rFonts w:ascii="Arial" w:hAnsi="Arial" w:eastAsia="Times New Roman" w:cs="Arial"/>
                <w:sz w:val="24"/>
                <w:szCs w:val="24"/>
                <w:lang w:eastAsia="zh-TW" w:bidi="ar-SA"/>
              </w:rPr>
            </w:pPr>
            <w:r w:rsidRPr="00E02A2D">
              <w:rPr>
                <w:rFonts w:ascii="Arial" w:hAnsi="Arial" w:eastAsia="Times New Roman" w:cs="Arial"/>
                <w:lang w:eastAsia="zh-TW" w:bidi="ar-SA"/>
              </w:rPr>
              <w:t>3</w:t>
            </w:r>
          </w:p>
        </w:tc>
        <w:tc>
          <w:tcPr>
            <w:tcW w:w="3195" w:type="dxa"/>
            <w:tcBorders>
              <w:top w:val="single" w:color="808080" w:sz="6" w:space="0"/>
              <w:left w:val="single" w:color="808080" w:sz="6" w:space="0"/>
              <w:bottom w:val="single" w:color="808080" w:sz="6" w:space="0"/>
              <w:right w:val="single" w:color="808080" w:sz="6" w:space="0"/>
            </w:tcBorders>
            <w:hideMark/>
          </w:tcPr>
          <w:p w:rsidRPr="00E02A2D" w:rsidR="00802BDE" w:rsidP="00802BDE" w:rsidRDefault="00802BDE" w14:paraId="53AB68FA" w14:textId="77777777">
            <w:pPr>
              <w:textAlignment w:val="baseline"/>
              <w:rPr>
                <w:rFonts w:ascii="Arial" w:hAnsi="Arial" w:eastAsia="Times New Roman" w:cs="Arial"/>
                <w:sz w:val="24"/>
                <w:szCs w:val="24"/>
                <w:lang w:eastAsia="zh-TW" w:bidi="ar-SA"/>
              </w:rPr>
            </w:pPr>
            <w:r w:rsidRPr="00E02A2D">
              <w:rPr>
                <w:rFonts w:ascii="Arial" w:hAnsi="Arial" w:eastAsia="Times New Roman" w:cs="Arial"/>
                <w:lang w:eastAsia="zh-TW" w:bidi="ar-SA"/>
              </w:rPr>
              <w:t>Lecturers with expertise in a research area </w:t>
            </w:r>
          </w:p>
        </w:tc>
        <w:tc>
          <w:tcPr>
            <w:tcW w:w="2490" w:type="dxa"/>
            <w:tcBorders>
              <w:top w:val="single" w:color="808080" w:sz="6" w:space="0"/>
              <w:left w:val="single" w:color="808080" w:sz="6" w:space="0"/>
              <w:bottom w:val="single" w:color="808080" w:sz="6" w:space="0"/>
              <w:right w:val="single" w:color="808080" w:sz="6" w:space="0"/>
            </w:tcBorders>
            <w:hideMark/>
          </w:tcPr>
          <w:p w:rsidRPr="00E02A2D" w:rsidR="00802BDE" w:rsidP="00802BDE" w:rsidRDefault="00802BDE" w14:paraId="71E7320F" w14:textId="77777777">
            <w:pPr>
              <w:textAlignment w:val="baseline"/>
              <w:rPr>
                <w:rFonts w:ascii="Arial" w:hAnsi="Arial" w:eastAsia="Times New Roman" w:cs="Arial"/>
                <w:sz w:val="24"/>
                <w:szCs w:val="24"/>
                <w:lang w:eastAsia="zh-TW" w:bidi="ar-SA"/>
              </w:rPr>
            </w:pPr>
            <w:r w:rsidRPr="00E02A2D">
              <w:rPr>
                <w:rFonts w:ascii="Arial" w:hAnsi="Arial" w:eastAsia="Times New Roman" w:cs="Arial"/>
                <w:lang w:eastAsia="zh-TW" w:bidi="ar-SA"/>
              </w:rPr>
              <w:t>Research area </w:t>
            </w:r>
          </w:p>
        </w:tc>
        <w:tc>
          <w:tcPr>
            <w:tcW w:w="3060" w:type="dxa"/>
            <w:tcBorders>
              <w:top w:val="single" w:color="808080" w:sz="6" w:space="0"/>
              <w:left w:val="single" w:color="808080" w:sz="6" w:space="0"/>
              <w:bottom w:val="single" w:color="808080" w:sz="6" w:space="0"/>
              <w:right w:val="single" w:color="808080" w:sz="6" w:space="0"/>
            </w:tcBorders>
            <w:hideMark/>
          </w:tcPr>
          <w:p w:rsidRPr="00E02A2D" w:rsidR="00802BDE" w:rsidP="00802BDE" w:rsidRDefault="00802BDE" w14:paraId="4D785139" w14:textId="77777777">
            <w:pPr>
              <w:textAlignment w:val="baseline"/>
              <w:rPr>
                <w:rFonts w:ascii="Arial" w:hAnsi="Arial" w:eastAsia="Times New Roman" w:cs="Arial"/>
                <w:sz w:val="24"/>
                <w:szCs w:val="24"/>
                <w:lang w:eastAsia="zh-TW" w:bidi="ar-SA"/>
              </w:rPr>
            </w:pPr>
            <w:r w:rsidRPr="00E02A2D">
              <w:rPr>
                <w:rFonts w:ascii="Arial" w:hAnsi="Arial" w:eastAsia="Times New Roman" w:cs="Arial"/>
                <w:lang w:eastAsia="zh-TW" w:bidi="ar-SA"/>
              </w:rPr>
              <w:t>LIKE substring match </w:t>
            </w:r>
          </w:p>
        </w:tc>
      </w:tr>
      <w:tr w:rsidRPr="00802BDE" w:rsidR="00802BDE" w14:paraId="16299A1C" w14:textId="77777777">
        <w:trPr>
          <w:trHeight w:val="300"/>
        </w:trPr>
        <w:tc>
          <w:tcPr>
            <w:tcW w:w="585" w:type="dxa"/>
            <w:tcBorders>
              <w:top w:val="single" w:color="808080" w:sz="6" w:space="0"/>
              <w:left w:val="single" w:color="808080" w:sz="6" w:space="0"/>
              <w:bottom w:val="single" w:color="808080" w:sz="6" w:space="0"/>
              <w:right w:val="single" w:color="808080" w:sz="6" w:space="0"/>
            </w:tcBorders>
            <w:hideMark/>
          </w:tcPr>
          <w:p w:rsidRPr="00E02A2D" w:rsidR="00802BDE" w:rsidP="00E02A2D" w:rsidRDefault="00802BDE" w14:paraId="3850D383" w14:textId="02032E9B">
            <w:pPr>
              <w:textAlignment w:val="baseline"/>
              <w:rPr>
                <w:rFonts w:ascii="Arial" w:hAnsi="Arial" w:eastAsia="Times New Roman" w:cs="Arial"/>
                <w:sz w:val="24"/>
                <w:szCs w:val="24"/>
                <w:lang w:eastAsia="zh-TW" w:bidi="ar-SA"/>
              </w:rPr>
            </w:pPr>
            <w:r w:rsidRPr="00E02A2D">
              <w:rPr>
                <w:rFonts w:ascii="Arial" w:hAnsi="Arial" w:eastAsia="Times New Roman" w:cs="Arial"/>
                <w:lang w:eastAsia="zh-TW" w:bidi="ar-SA"/>
              </w:rPr>
              <w:t>4</w:t>
            </w:r>
          </w:p>
        </w:tc>
        <w:tc>
          <w:tcPr>
            <w:tcW w:w="3195" w:type="dxa"/>
            <w:tcBorders>
              <w:top w:val="single" w:color="808080" w:sz="6" w:space="0"/>
              <w:left w:val="single" w:color="808080" w:sz="6" w:space="0"/>
              <w:bottom w:val="single" w:color="808080" w:sz="6" w:space="0"/>
              <w:right w:val="single" w:color="808080" w:sz="6" w:space="0"/>
            </w:tcBorders>
            <w:hideMark/>
          </w:tcPr>
          <w:p w:rsidRPr="00E02A2D" w:rsidR="00802BDE" w:rsidP="00802BDE" w:rsidRDefault="00802BDE" w14:paraId="0FCF0BA7" w14:textId="77777777">
            <w:pPr>
              <w:textAlignment w:val="baseline"/>
              <w:rPr>
                <w:rFonts w:ascii="Arial" w:hAnsi="Arial" w:eastAsia="Times New Roman" w:cs="Arial"/>
                <w:sz w:val="24"/>
                <w:szCs w:val="24"/>
                <w:lang w:eastAsia="zh-TW" w:bidi="ar-SA"/>
              </w:rPr>
            </w:pPr>
            <w:r w:rsidRPr="00E02A2D">
              <w:rPr>
                <w:rFonts w:ascii="Arial" w:hAnsi="Arial" w:eastAsia="Times New Roman" w:cs="Arial"/>
                <w:lang w:eastAsia="zh-TW" w:bidi="ar-SA"/>
              </w:rPr>
              <w:t>Courses taught in a department </w:t>
            </w:r>
          </w:p>
        </w:tc>
        <w:tc>
          <w:tcPr>
            <w:tcW w:w="2490" w:type="dxa"/>
            <w:tcBorders>
              <w:top w:val="single" w:color="808080" w:sz="6" w:space="0"/>
              <w:left w:val="single" w:color="808080" w:sz="6" w:space="0"/>
              <w:bottom w:val="single" w:color="808080" w:sz="6" w:space="0"/>
              <w:right w:val="single" w:color="808080" w:sz="6" w:space="0"/>
            </w:tcBorders>
            <w:hideMark/>
          </w:tcPr>
          <w:p w:rsidRPr="00E02A2D" w:rsidR="00802BDE" w:rsidP="00802BDE" w:rsidRDefault="00802BDE" w14:paraId="14FECEF3" w14:textId="77777777">
            <w:pPr>
              <w:textAlignment w:val="baseline"/>
              <w:rPr>
                <w:rFonts w:ascii="Arial" w:hAnsi="Arial" w:eastAsia="Times New Roman" w:cs="Arial"/>
                <w:sz w:val="24"/>
                <w:szCs w:val="24"/>
                <w:lang w:eastAsia="zh-TW" w:bidi="ar-SA"/>
              </w:rPr>
            </w:pPr>
            <w:r w:rsidRPr="00E02A2D">
              <w:rPr>
                <w:rFonts w:ascii="Arial" w:hAnsi="Arial" w:eastAsia="Times New Roman" w:cs="Arial"/>
                <w:lang w:eastAsia="zh-TW" w:bidi="ar-SA"/>
              </w:rPr>
              <w:t>Department </w:t>
            </w:r>
          </w:p>
        </w:tc>
        <w:tc>
          <w:tcPr>
            <w:tcW w:w="3060" w:type="dxa"/>
            <w:tcBorders>
              <w:top w:val="single" w:color="808080" w:sz="6" w:space="0"/>
              <w:left w:val="single" w:color="808080" w:sz="6" w:space="0"/>
              <w:bottom w:val="single" w:color="808080" w:sz="6" w:space="0"/>
              <w:right w:val="single" w:color="808080" w:sz="6" w:space="0"/>
            </w:tcBorders>
            <w:hideMark/>
          </w:tcPr>
          <w:p w:rsidRPr="00E02A2D" w:rsidR="00802BDE" w:rsidP="00802BDE" w:rsidRDefault="00802BDE" w14:paraId="0E560C7C" w14:textId="77777777">
            <w:pPr>
              <w:textAlignment w:val="baseline"/>
              <w:rPr>
                <w:rFonts w:ascii="Arial" w:hAnsi="Arial" w:eastAsia="Times New Roman" w:cs="Arial"/>
                <w:sz w:val="24"/>
                <w:szCs w:val="24"/>
                <w:lang w:eastAsia="zh-TW" w:bidi="ar-SA"/>
              </w:rPr>
            </w:pPr>
            <w:r w:rsidRPr="00E02A2D">
              <w:rPr>
                <w:rFonts w:ascii="Arial" w:hAnsi="Arial" w:eastAsia="Times New Roman" w:cs="Arial"/>
                <w:lang w:eastAsia="zh-TW" w:bidi="ar-SA"/>
              </w:rPr>
              <w:t>DISTINCT + 4-way JOIN </w:t>
            </w:r>
          </w:p>
        </w:tc>
      </w:tr>
      <w:tr w:rsidRPr="00802BDE" w:rsidR="00802BDE" w14:paraId="004C38F0" w14:textId="77777777">
        <w:trPr>
          <w:trHeight w:val="300"/>
        </w:trPr>
        <w:tc>
          <w:tcPr>
            <w:tcW w:w="585" w:type="dxa"/>
            <w:tcBorders>
              <w:top w:val="single" w:color="808080" w:sz="6" w:space="0"/>
              <w:left w:val="single" w:color="808080" w:sz="6" w:space="0"/>
              <w:bottom w:val="single" w:color="808080" w:sz="6" w:space="0"/>
              <w:right w:val="single" w:color="808080" w:sz="6" w:space="0"/>
            </w:tcBorders>
            <w:hideMark/>
          </w:tcPr>
          <w:p w:rsidRPr="00E02A2D" w:rsidR="00802BDE" w:rsidP="00E02A2D" w:rsidRDefault="00802BDE" w14:paraId="5509EC54" w14:textId="4F1F9A0B">
            <w:pPr>
              <w:textAlignment w:val="baseline"/>
              <w:rPr>
                <w:rFonts w:ascii="Arial" w:hAnsi="Arial" w:eastAsia="Times New Roman" w:cs="Arial"/>
                <w:sz w:val="24"/>
                <w:szCs w:val="24"/>
                <w:lang w:eastAsia="zh-TW" w:bidi="ar-SA"/>
              </w:rPr>
            </w:pPr>
            <w:r w:rsidRPr="00E02A2D">
              <w:rPr>
                <w:rFonts w:ascii="Arial" w:hAnsi="Arial" w:eastAsia="Times New Roman" w:cs="Arial"/>
                <w:lang w:eastAsia="zh-TW" w:bidi="ar-SA"/>
              </w:rPr>
              <w:t>5</w:t>
            </w:r>
          </w:p>
        </w:tc>
        <w:tc>
          <w:tcPr>
            <w:tcW w:w="3195" w:type="dxa"/>
            <w:tcBorders>
              <w:top w:val="single" w:color="808080" w:sz="6" w:space="0"/>
              <w:left w:val="single" w:color="808080" w:sz="6" w:space="0"/>
              <w:bottom w:val="single" w:color="808080" w:sz="6" w:space="0"/>
              <w:right w:val="single" w:color="808080" w:sz="6" w:space="0"/>
            </w:tcBorders>
            <w:hideMark/>
          </w:tcPr>
          <w:p w:rsidRPr="00E02A2D" w:rsidR="00802BDE" w:rsidP="00802BDE" w:rsidRDefault="00802BDE" w14:paraId="78BC2948" w14:textId="77777777">
            <w:pPr>
              <w:textAlignment w:val="baseline"/>
              <w:rPr>
                <w:rFonts w:ascii="Arial" w:hAnsi="Arial" w:eastAsia="Times New Roman" w:cs="Arial"/>
                <w:sz w:val="24"/>
                <w:szCs w:val="24"/>
                <w:lang w:eastAsia="zh-TW" w:bidi="ar-SA"/>
              </w:rPr>
            </w:pPr>
            <w:r w:rsidRPr="00E02A2D">
              <w:rPr>
                <w:rFonts w:ascii="Arial" w:hAnsi="Arial" w:eastAsia="Times New Roman" w:cs="Arial"/>
                <w:lang w:val="en-GB" w:eastAsia="zh-TW" w:bidi="ar-SA"/>
              </w:rPr>
              <w:t>Final-year students, </w:t>
            </w:r>
            <w:proofErr w:type="spellStart"/>
            <w:r w:rsidRPr="00E02A2D">
              <w:rPr>
                <w:rFonts w:ascii="Arial" w:hAnsi="Arial" w:eastAsia="Times New Roman" w:cs="Arial"/>
                <w:lang w:val="en-GB" w:eastAsia="zh-TW" w:bidi="ar-SA"/>
              </w:rPr>
              <w:t>avg</w:t>
            </w:r>
            <w:proofErr w:type="spellEnd"/>
            <w:r w:rsidRPr="00E02A2D">
              <w:rPr>
                <w:rFonts w:ascii="Arial" w:hAnsi="Arial" w:eastAsia="Times New Roman" w:cs="Arial"/>
                <w:lang w:val="en-GB" w:eastAsia="zh-TW" w:bidi="ar-SA"/>
              </w:rPr>
              <w:t> grade &gt; threshold</w:t>
            </w:r>
            <w:r w:rsidRPr="00E02A2D">
              <w:rPr>
                <w:rFonts w:ascii="Arial" w:hAnsi="Arial" w:eastAsia="Times New Roman" w:cs="Arial"/>
                <w:lang w:eastAsia="zh-TW" w:bidi="ar-SA"/>
              </w:rPr>
              <w:t> </w:t>
            </w:r>
          </w:p>
        </w:tc>
        <w:tc>
          <w:tcPr>
            <w:tcW w:w="2490" w:type="dxa"/>
            <w:tcBorders>
              <w:top w:val="single" w:color="808080" w:sz="6" w:space="0"/>
              <w:left w:val="single" w:color="808080" w:sz="6" w:space="0"/>
              <w:bottom w:val="single" w:color="808080" w:sz="6" w:space="0"/>
              <w:right w:val="single" w:color="808080" w:sz="6" w:space="0"/>
            </w:tcBorders>
            <w:hideMark/>
          </w:tcPr>
          <w:p w:rsidRPr="00E02A2D" w:rsidR="00802BDE" w:rsidP="00802BDE" w:rsidRDefault="00802BDE" w14:paraId="65889608" w14:textId="77777777">
            <w:pPr>
              <w:textAlignment w:val="baseline"/>
              <w:rPr>
                <w:rFonts w:ascii="Arial" w:hAnsi="Arial" w:eastAsia="Times New Roman" w:cs="Arial"/>
                <w:sz w:val="24"/>
                <w:szCs w:val="24"/>
                <w:lang w:eastAsia="zh-TW" w:bidi="ar-SA"/>
              </w:rPr>
            </w:pPr>
            <w:r w:rsidRPr="00E02A2D">
              <w:rPr>
                <w:rFonts w:ascii="Arial" w:hAnsi="Arial" w:eastAsia="Times New Roman" w:cs="Arial"/>
                <w:lang w:eastAsia="zh-TW" w:bidi="ar-SA"/>
              </w:rPr>
              <w:t>Threshold </w:t>
            </w:r>
          </w:p>
        </w:tc>
        <w:tc>
          <w:tcPr>
            <w:tcW w:w="3060" w:type="dxa"/>
            <w:tcBorders>
              <w:top w:val="single" w:color="808080" w:sz="6" w:space="0"/>
              <w:left w:val="single" w:color="808080" w:sz="6" w:space="0"/>
              <w:bottom w:val="single" w:color="808080" w:sz="6" w:space="0"/>
              <w:right w:val="single" w:color="808080" w:sz="6" w:space="0"/>
            </w:tcBorders>
            <w:hideMark/>
          </w:tcPr>
          <w:p w:rsidRPr="00E02A2D" w:rsidR="00802BDE" w:rsidP="00802BDE" w:rsidRDefault="00802BDE" w14:paraId="43F099E2" w14:textId="77777777">
            <w:pPr>
              <w:textAlignment w:val="baseline"/>
              <w:rPr>
                <w:rFonts w:ascii="Arial" w:hAnsi="Arial" w:eastAsia="Times New Roman" w:cs="Arial"/>
                <w:sz w:val="24"/>
                <w:szCs w:val="24"/>
                <w:lang w:eastAsia="zh-TW" w:bidi="ar-SA"/>
              </w:rPr>
            </w:pPr>
            <w:proofErr w:type="gramStart"/>
            <w:r w:rsidRPr="00E02A2D">
              <w:rPr>
                <w:rFonts w:ascii="Arial" w:hAnsi="Arial" w:eastAsia="Times New Roman" w:cs="Arial"/>
                <w:lang w:eastAsia="zh-TW" w:bidi="ar-SA"/>
              </w:rPr>
              <w:t>AVG(</w:t>
            </w:r>
            <w:proofErr w:type="gramEnd"/>
            <w:r w:rsidRPr="00E02A2D">
              <w:rPr>
                <w:rFonts w:ascii="Arial" w:hAnsi="Arial" w:eastAsia="Times New Roman" w:cs="Arial"/>
                <w:lang w:eastAsia="zh-TW" w:bidi="ar-SA"/>
              </w:rPr>
              <w:t>) + GROUP BY + HAVING </w:t>
            </w:r>
          </w:p>
        </w:tc>
      </w:tr>
      <w:tr w:rsidRPr="00802BDE" w:rsidR="00802BDE" w14:paraId="4DAECDCA" w14:textId="77777777">
        <w:trPr>
          <w:trHeight w:val="300"/>
        </w:trPr>
        <w:tc>
          <w:tcPr>
            <w:tcW w:w="585" w:type="dxa"/>
            <w:tcBorders>
              <w:top w:val="single" w:color="808080" w:sz="6" w:space="0"/>
              <w:left w:val="single" w:color="808080" w:sz="6" w:space="0"/>
              <w:bottom w:val="single" w:color="808080" w:sz="6" w:space="0"/>
              <w:right w:val="single" w:color="808080" w:sz="6" w:space="0"/>
            </w:tcBorders>
            <w:hideMark/>
          </w:tcPr>
          <w:p w:rsidRPr="00E02A2D" w:rsidR="00802BDE" w:rsidP="00E02A2D" w:rsidRDefault="00802BDE" w14:paraId="07310DC2" w14:textId="0A657882">
            <w:pPr>
              <w:textAlignment w:val="baseline"/>
              <w:rPr>
                <w:rFonts w:ascii="Arial" w:hAnsi="Arial" w:eastAsia="Times New Roman" w:cs="Arial"/>
                <w:sz w:val="24"/>
                <w:szCs w:val="24"/>
                <w:lang w:eastAsia="zh-TW" w:bidi="ar-SA"/>
              </w:rPr>
            </w:pPr>
            <w:r w:rsidRPr="00E02A2D">
              <w:rPr>
                <w:rFonts w:ascii="Arial" w:hAnsi="Arial" w:eastAsia="Times New Roman" w:cs="Arial"/>
                <w:lang w:eastAsia="zh-TW" w:bidi="ar-SA"/>
              </w:rPr>
              <w:t>6</w:t>
            </w:r>
          </w:p>
        </w:tc>
        <w:tc>
          <w:tcPr>
            <w:tcW w:w="3195" w:type="dxa"/>
            <w:tcBorders>
              <w:top w:val="single" w:color="808080" w:sz="6" w:space="0"/>
              <w:left w:val="single" w:color="808080" w:sz="6" w:space="0"/>
              <w:bottom w:val="single" w:color="808080" w:sz="6" w:space="0"/>
              <w:right w:val="single" w:color="808080" w:sz="6" w:space="0"/>
            </w:tcBorders>
            <w:hideMark/>
          </w:tcPr>
          <w:p w:rsidRPr="00E02A2D" w:rsidR="00802BDE" w:rsidP="00802BDE" w:rsidRDefault="00802BDE" w14:paraId="7FE9724A" w14:textId="77777777">
            <w:pPr>
              <w:textAlignment w:val="baseline"/>
              <w:rPr>
                <w:rFonts w:ascii="Arial" w:hAnsi="Arial" w:eastAsia="Times New Roman" w:cs="Arial"/>
                <w:sz w:val="24"/>
                <w:szCs w:val="24"/>
                <w:lang w:eastAsia="zh-TW" w:bidi="ar-SA"/>
              </w:rPr>
            </w:pPr>
            <w:r w:rsidRPr="00E02A2D">
              <w:rPr>
                <w:rFonts w:ascii="Arial" w:hAnsi="Arial" w:eastAsia="Times New Roman" w:cs="Arial"/>
                <w:lang w:eastAsia="zh-TW" w:bidi="ar-SA"/>
              </w:rPr>
              <w:t>Faculty advisor contact for a student </w:t>
            </w:r>
          </w:p>
        </w:tc>
        <w:tc>
          <w:tcPr>
            <w:tcW w:w="2490" w:type="dxa"/>
            <w:tcBorders>
              <w:top w:val="single" w:color="808080" w:sz="6" w:space="0"/>
              <w:left w:val="single" w:color="808080" w:sz="6" w:space="0"/>
              <w:bottom w:val="single" w:color="808080" w:sz="6" w:space="0"/>
              <w:right w:val="single" w:color="808080" w:sz="6" w:space="0"/>
            </w:tcBorders>
            <w:hideMark/>
          </w:tcPr>
          <w:p w:rsidRPr="00E02A2D" w:rsidR="00802BDE" w:rsidP="00802BDE" w:rsidRDefault="00802BDE" w14:paraId="39D26C8C" w14:textId="77777777">
            <w:pPr>
              <w:textAlignment w:val="baseline"/>
              <w:rPr>
                <w:rFonts w:ascii="Arial" w:hAnsi="Arial" w:eastAsia="Times New Roman" w:cs="Arial"/>
                <w:sz w:val="24"/>
                <w:szCs w:val="24"/>
                <w:lang w:eastAsia="zh-TW" w:bidi="ar-SA"/>
              </w:rPr>
            </w:pPr>
            <w:r w:rsidRPr="00E02A2D">
              <w:rPr>
                <w:rFonts w:ascii="Arial" w:hAnsi="Arial" w:eastAsia="Times New Roman" w:cs="Arial"/>
                <w:lang w:eastAsia="zh-TW" w:bidi="ar-SA"/>
              </w:rPr>
              <w:t>Student ID </w:t>
            </w:r>
          </w:p>
        </w:tc>
        <w:tc>
          <w:tcPr>
            <w:tcW w:w="3060" w:type="dxa"/>
            <w:tcBorders>
              <w:top w:val="single" w:color="808080" w:sz="6" w:space="0"/>
              <w:left w:val="single" w:color="808080" w:sz="6" w:space="0"/>
              <w:bottom w:val="single" w:color="808080" w:sz="6" w:space="0"/>
              <w:right w:val="single" w:color="808080" w:sz="6" w:space="0"/>
            </w:tcBorders>
            <w:hideMark/>
          </w:tcPr>
          <w:p w:rsidRPr="00E02A2D" w:rsidR="00802BDE" w:rsidP="00802BDE" w:rsidRDefault="00802BDE" w14:paraId="589B0229" w14:textId="77777777">
            <w:pPr>
              <w:textAlignment w:val="baseline"/>
              <w:rPr>
                <w:rFonts w:ascii="Arial" w:hAnsi="Arial" w:eastAsia="Times New Roman" w:cs="Arial"/>
                <w:sz w:val="24"/>
                <w:szCs w:val="24"/>
                <w:lang w:eastAsia="zh-TW" w:bidi="ar-SA"/>
              </w:rPr>
            </w:pPr>
            <w:r w:rsidRPr="00E02A2D">
              <w:rPr>
                <w:rFonts w:ascii="Arial" w:hAnsi="Arial" w:eastAsia="Times New Roman" w:cs="Arial"/>
                <w:lang w:eastAsia="zh-TW" w:bidi="ar-SA"/>
              </w:rPr>
              <w:t>1:1 advisor JOIN </w:t>
            </w:r>
          </w:p>
        </w:tc>
      </w:tr>
      <w:tr w:rsidRPr="00802BDE" w:rsidR="00802BDE" w14:paraId="5BCE7BC3" w14:textId="77777777">
        <w:trPr>
          <w:trHeight w:val="300"/>
        </w:trPr>
        <w:tc>
          <w:tcPr>
            <w:tcW w:w="585" w:type="dxa"/>
            <w:tcBorders>
              <w:top w:val="single" w:color="808080" w:sz="6" w:space="0"/>
              <w:left w:val="single" w:color="808080" w:sz="6" w:space="0"/>
              <w:bottom w:val="single" w:color="808080" w:sz="6" w:space="0"/>
              <w:right w:val="single" w:color="808080" w:sz="6" w:space="0"/>
            </w:tcBorders>
            <w:hideMark/>
          </w:tcPr>
          <w:p w:rsidRPr="00E02A2D" w:rsidR="00802BDE" w:rsidP="00E02A2D" w:rsidRDefault="00802BDE" w14:paraId="461991A1" w14:textId="71CCDBE7">
            <w:pPr>
              <w:textAlignment w:val="baseline"/>
              <w:rPr>
                <w:rFonts w:ascii="Arial" w:hAnsi="Arial" w:eastAsia="Times New Roman" w:cs="Arial"/>
                <w:sz w:val="24"/>
                <w:szCs w:val="24"/>
                <w:lang w:eastAsia="zh-TW" w:bidi="ar-SA"/>
              </w:rPr>
            </w:pPr>
            <w:r w:rsidRPr="00E02A2D">
              <w:rPr>
                <w:rFonts w:ascii="Arial" w:hAnsi="Arial" w:eastAsia="Times New Roman" w:cs="Arial"/>
                <w:lang w:eastAsia="zh-TW" w:bidi="ar-SA"/>
              </w:rPr>
              <w:t>7</w:t>
            </w:r>
          </w:p>
        </w:tc>
        <w:tc>
          <w:tcPr>
            <w:tcW w:w="3195" w:type="dxa"/>
            <w:tcBorders>
              <w:top w:val="single" w:color="808080" w:sz="6" w:space="0"/>
              <w:left w:val="single" w:color="808080" w:sz="6" w:space="0"/>
              <w:bottom w:val="single" w:color="808080" w:sz="6" w:space="0"/>
              <w:right w:val="single" w:color="808080" w:sz="6" w:space="0"/>
            </w:tcBorders>
            <w:hideMark/>
          </w:tcPr>
          <w:p w:rsidRPr="00E02A2D" w:rsidR="00802BDE" w:rsidP="00802BDE" w:rsidRDefault="00802BDE" w14:paraId="5DF49FC2" w14:textId="77777777">
            <w:pPr>
              <w:textAlignment w:val="baseline"/>
              <w:rPr>
                <w:rFonts w:ascii="Arial" w:hAnsi="Arial" w:eastAsia="Times New Roman" w:cs="Arial"/>
                <w:sz w:val="24"/>
                <w:szCs w:val="24"/>
                <w:lang w:eastAsia="zh-TW" w:bidi="ar-SA"/>
              </w:rPr>
            </w:pPr>
            <w:r w:rsidRPr="00E02A2D">
              <w:rPr>
                <w:rFonts w:ascii="Arial" w:hAnsi="Arial" w:eastAsia="Times New Roman" w:cs="Arial"/>
                <w:lang w:eastAsia="zh-TW" w:bidi="ar-SA"/>
              </w:rPr>
              <w:t>Students advised by a lecturer </w:t>
            </w:r>
          </w:p>
        </w:tc>
        <w:tc>
          <w:tcPr>
            <w:tcW w:w="2490" w:type="dxa"/>
            <w:tcBorders>
              <w:top w:val="single" w:color="808080" w:sz="6" w:space="0"/>
              <w:left w:val="single" w:color="808080" w:sz="6" w:space="0"/>
              <w:bottom w:val="single" w:color="808080" w:sz="6" w:space="0"/>
              <w:right w:val="single" w:color="808080" w:sz="6" w:space="0"/>
            </w:tcBorders>
            <w:hideMark/>
          </w:tcPr>
          <w:p w:rsidRPr="00E02A2D" w:rsidR="00802BDE" w:rsidP="00802BDE" w:rsidRDefault="00802BDE" w14:paraId="0CA1C041" w14:textId="77777777">
            <w:pPr>
              <w:textAlignment w:val="baseline"/>
              <w:rPr>
                <w:rFonts w:ascii="Arial" w:hAnsi="Arial" w:eastAsia="Times New Roman" w:cs="Arial"/>
                <w:sz w:val="24"/>
                <w:szCs w:val="24"/>
                <w:lang w:eastAsia="zh-TW" w:bidi="ar-SA"/>
              </w:rPr>
            </w:pPr>
            <w:r w:rsidRPr="00E02A2D">
              <w:rPr>
                <w:rFonts w:ascii="Arial" w:hAnsi="Arial" w:eastAsia="Times New Roman" w:cs="Arial"/>
                <w:lang w:eastAsia="zh-TW" w:bidi="ar-SA"/>
              </w:rPr>
              <w:t>Lecturer surname </w:t>
            </w:r>
          </w:p>
        </w:tc>
        <w:tc>
          <w:tcPr>
            <w:tcW w:w="3060" w:type="dxa"/>
            <w:tcBorders>
              <w:top w:val="single" w:color="808080" w:sz="6" w:space="0"/>
              <w:left w:val="single" w:color="808080" w:sz="6" w:space="0"/>
              <w:bottom w:val="single" w:color="808080" w:sz="6" w:space="0"/>
              <w:right w:val="single" w:color="808080" w:sz="6" w:space="0"/>
            </w:tcBorders>
            <w:hideMark/>
          </w:tcPr>
          <w:p w:rsidRPr="00E02A2D" w:rsidR="00802BDE" w:rsidP="00802BDE" w:rsidRDefault="00802BDE" w14:paraId="34592ADF" w14:textId="77777777">
            <w:pPr>
              <w:textAlignment w:val="baseline"/>
              <w:rPr>
                <w:rFonts w:ascii="Arial" w:hAnsi="Arial" w:eastAsia="Times New Roman" w:cs="Arial"/>
                <w:sz w:val="24"/>
                <w:szCs w:val="24"/>
                <w:lang w:eastAsia="zh-TW" w:bidi="ar-SA"/>
              </w:rPr>
            </w:pPr>
            <w:r w:rsidRPr="00E02A2D">
              <w:rPr>
                <w:rFonts w:ascii="Arial" w:hAnsi="Arial" w:eastAsia="Times New Roman" w:cs="Arial"/>
                <w:lang w:eastAsia="zh-TW" w:bidi="ar-SA"/>
              </w:rPr>
              <w:t>Inverse </w:t>
            </w:r>
            <w:proofErr w:type="gramStart"/>
            <w:r w:rsidRPr="00E02A2D">
              <w:rPr>
                <w:rFonts w:ascii="Arial" w:hAnsi="Arial" w:eastAsia="Times New Roman" w:cs="Arial"/>
                <w:lang w:eastAsia="zh-TW" w:bidi="ar-SA"/>
              </w:rPr>
              <w:t>1:N</w:t>
            </w:r>
            <w:proofErr w:type="gramEnd"/>
            <w:r w:rsidRPr="00E02A2D">
              <w:rPr>
                <w:rFonts w:ascii="Arial" w:hAnsi="Arial" w:eastAsia="Times New Roman" w:cs="Arial"/>
                <w:lang w:eastAsia="zh-TW" w:bidi="ar-SA"/>
              </w:rPr>
              <w:t> advisor JOIN </w:t>
            </w:r>
          </w:p>
        </w:tc>
      </w:tr>
      <w:tr w:rsidRPr="00802BDE" w:rsidR="00802BDE" w14:paraId="2DA44DAD" w14:textId="77777777">
        <w:trPr>
          <w:trHeight w:val="300"/>
        </w:trPr>
        <w:tc>
          <w:tcPr>
            <w:tcW w:w="585" w:type="dxa"/>
            <w:tcBorders>
              <w:top w:val="single" w:color="808080" w:sz="6" w:space="0"/>
              <w:left w:val="single" w:color="808080" w:sz="6" w:space="0"/>
              <w:bottom w:val="single" w:color="808080" w:sz="6" w:space="0"/>
              <w:right w:val="single" w:color="808080" w:sz="6" w:space="0"/>
            </w:tcBorders>
            <w:hideMark/>
          </w:tcPr>
          <w:p w:rsidRPr="00E02A2D" w:rsidR="00802BDE" w:rsidP="00E02A2D" w:rsidRDefault="00802BDE" w14:paraId="1B6EBE03" w14:textId="5B1D3476">
            <w:pPr>
              <w:textAlignment w:val="baseline"/>
              <w:rPr>
                <w:rFonts w:ascii="Arial" w:hAnsi="Arial" w:eastAsia="Times New Roman" w:cs="Arial"/>
                <w:sz w:val="24"/>
                <w:szCs w:val="24"/>
                <w:lang w:eastAsia="zh-TW" w:bidi="ar-SA"/>
              </w:rPr>
            </w:pPr>
            <w:r w:rsidRPr="00E02A2D">
              <w:rPr>
                <w:rFonts w:ascii="Arial" w:hAnsi="Arial" w:eastAsia="Times New Roman" w:cs="Arial"/>
                <w:lang w:eastAsia="zh-TW" w:bidi="ar-SA"/>
              </w:rPr>
              <w:t>8</w:t>
            </w:r>
          </w:p>
        </w:tc>
        <w:tc>
          <w:tcPr>
            <w:tcW w:w="3195" w:type="dxa"/>
            <w:tcBorders>
              <w:top w:val="single" w:color="808080" w:sz="6" w:space="0"/>
              <w:left w:val="single" w:color="808080" w:sz="6" w:space="0"/>
              <w:bottom w:val="single" w:color="808080" w:sz="6" w:space="0"/>
              <w:right w:val="single" w:color="808080" w:sz="6" w:space="0"/>
            </w:tcBorders>
            <w:hideMark/>
          </w:tcPr>
          <w:p w:rsidRPr="00E02A2D" w:rsidR="00802BDE" w:rsidP="00802BDE" w:rsidRDefault="00802BDE" w14:paraId="027C2839" w14:textId="77777777">
            <w:pPr>
              <w:textAlignment w:val="baseline"/>
              <w:rPr>
                <w:rFonts w:ascii="Arial" w:hAnsi="Arial" w:eastAsia="Times New Roman" w:cs="Arial"/>
                <w:sz w:val="24"/>
                <w:szCs w:val="24"/>
                <w:lang w:eastAsia="zh-TW" w:bidi="ar-SA"/>
              </w:rPr>
            </w:pPr>
            <w:r w:rsidRPr="00E02A2D">
              <w:rPr>
                <w:rFonts w:ascii="Arial" w:hAnsi="Arial" w:eastAsia="Times New Roman" w:cs="Arial"/>
                <w:lang w:eastAsia="zh-TW" w:bidi="ar-SA"/>
              </w:rPr>
              <w:t>Lecturer publications </w:t>
            </w:r>
            <w:proofErr w:type="gramStart"/>
            <w:r w:rsidRPr="00E02A2D">
              <w:rPr>
                <w:rFonts w:ascii="Arial" w:hAnsi="Arial" w:eastAsia="Times New Roman" w:cs="Arial"/>
                <w:lang w:eastAsia="zh-TW" w:bidi="ar-SA"/>
              </w:rPr>
              <w:t>in a given year</w:t>
            </w:r>
            <w:proofErr w:type="gramEnd"/>
            <w:r w:rsidRPr="00E02A2D">
              <w:rPr>
                <w:rFonts w:ascii="Arial" w:hAnsi="Arial" w:eastAsia="Times New Roman" w:cs="Arial"/>
                <w:lang w:eastAsia="zh-TW" w:bidi="ar-SA"/>
              </w:rPr>
              <w:t> </w:t>
            </w:r>
          </w:p>
        </w:tc>
        <w:tc>
          <w:tcPr>
            <w:tcW w:w="2490" w:type="dxa"/>
            <w:tcBorders>
              <w:top w:val="single" w:color="808080" w:sz="6" w:space="0"/>
              <w:left w:val="single" w:color="808080" w:sz="6" w:space="0"/>
              <w:bottom w:val="single" w:color="808080" w:sz="6" w:space="0"/>
              <w:right w:val="single" w:color="808080" w:sz="6" w:space="0"/>
            </w:tcBorders>
            <w:hideMark/>
          </w:tcPr>
          <w:p w:rsidRPr="00E02A2D" w:rsidR="00802BDE" w:rsidP="00802BDE" w:rsidRDefault="00802BDE" w14:paraId="701FCFD9" w14:textId="77777777">
            <w:pPr>
              <w:textAlignment w:val="baseline"/>
              <w:rPr>
                <w:rFonts w:ascii="Arial" w:hAnsi="Arial" w:eastAsia="Times New Roman" w:cs="Arial"/>
                <w:sz w:val="24"/>
                <w:szCs w:val="24"/>
                <w:lang w:eastAsia="zh-TW" w:bidi="ar-SA"/>
              </w:rPr>
            </w:pPr>
            <w:r w:rsidRPr="00E02A2D">
              <w:rPr>
                <w:rFonts w:ascii="Arial" w:hAnsi="Arial" w:eastAsia="Times New Roman" w:cs="Arial"/>
                <w:lang w:eastAsia="zh-TW" w:bidi="ar-SA"/>
              </w:rPr>
              <w:t>Year </w:t>
            </w:r>
          </w:p>
        </w:tc>
        <w:tc>
          <w:tcPr>
            <w:tcW w:w="3060" w:type="dxa"/>
            <w:tcBorders>
              <w:top w:val="single" w:color="808080" w:sz="6" w:space="0"/>
              <w:left w:val="single" w:color="808080" w:sz="6" w:space="0"/>
              <w:bottom w:val="single" w:color="808080" w:sz="6" w:space="0"/>
              <w:right w:val="single" w:color="808080" w:sz="6" w:space="0"/>
            </w:tcBorders>
            <w:hideMark/>
          </w:tcPr>
          <w:p w:rsidRPr="00E02A2D" w:rsidR="00802BDE" w:rsidP="00802BDE" w:rsidRDefault="00802BDE" w14:paraId="0F759A12" w14:textId="77777777">
            <w:pPr>
              <w:textAlignment w:val="baseline"/>
              <w:rPr>
                <w:rFonts w:ascii="Arial" w:hAnsi="Arial" w:eastAsia="Times New Roman" w:cs="Arial"/>
                <w:sz w:val="24"/>
                <w:szCs w:val="24"/>
                <w:lang w:eastAsia="zh-TW" w:bidi="ar-SA"/>
              </w:rPr>
            </w:pPr>
            <w:r w:rsidRPr="00E02A2D">
              <w:rPr>
                <w:rFonts w:ascii="Arial" w:hAnsi="Arial" w:eastAsia="Times New Roman" w:cs="Arial"/>
                <w:lang w:eastAsia="zh-TW" w:bidi="ar-SA"/>
              </w:rPr>
              <w:t>Equality filter on YEAR </w:t>
            </w:r>
          </w:p>
        </w:tc>
      </w:tr>
      <w:tr w:rsidRPr="00802BDE" w:rsidR="00802BDE" w14:paraId="1EBC4F9F" w14:textId="77777777">
        <w:trPr>
          <w:trHeight w:val="300"/>
        </w:trPr>
        <w:tc>
          <w:tcPr>
            <w:tcW w:w="585" w:type="dxa"/>
            <w:tcBorders>
              <w:top w:val="single" w:color="808080" w:sz="6" w:space="0"/>
              <w:left w:val="single" w:color="808080" w:sz="6" w:space="0"/>
              <w:bottom w:val="single" w:color="808080" w:sz="6" w:space="0"/>
              <w:right w:val="single" w:color="808080" w:sz="6" w:space="0"/>
            </w:tcBorders>
            <w:hideMark/>
          </w:tcPr>
          <w:p w:rsidRPr="00E02A2D" w:rsidR="00802BDE" w:rsidP="00E02A2D" w:rsidRDefault="00802BDE" w14:paraId="1344B4FA" w14:textId="0A728357">
            <w:pPr>
              <w:textAlignment w:val="baseline"/>
              <w:rPr>
                <w:rFonts w:ascii="Arial" w:hAnsi="Arial" w:eastAsia="Times New Roman" w:cs="Arial"/>
                <w:sz w:val="24"/>
                <w:szCs w:val="24"/>
                <w:lang w:eastAsia="zh-TW" w:bidi="ar-SA"/>
              </w:rPr>
            </w:pPr>
            <w:r w:rsidRPr="00E02A2D">
              <w:rPr>
                <w:rFonts w:ascii="Arial" w:hAnsi="Arial" w:eastAsia="Times New Roman" w:cs="Arial"/>
                <w:lang w:eastAsia="zh-TW" w:bidi="ar-SA"/>
              </w:rPr>
              <w:t>9</w:t>
            </w:r>
          </w:p>
        </w:tc>
        <w:tc>
          <w:tcPr>
            <w:tcW w:w="3195" w:type="dxa"/>
            <w:tcBorders>
              <w:top w:val="single" w:color="808080" w:sz="6" w:space="0"/>
              <w:left w:val="single" w:color="808080" w:sz="6" w:space="0"/>
              <w:bottom w:val="single" w:color="808080" w:sz="6" w:space="0"/>
              <w:right w:val="single" w:color="808080" w:sz="6" w:space="0"/>
            </w:tcBorders>
            <w:hideMark/>
          </w:tcPr>
          <w:p w:rsidRPr="00E02A2D" w:rsidR="00802BDE" w:rsidP="00802BDE" w:rsidRDefault="00802BDE" w14:paraId="4DDF871A" w14:textId="77777777">
            <w:pPr>
              <w:textAlignment w:val="baseline"/>
              <w:rPr>
                <w:rFonts w:ascii="Arial" w:hAnsi="Arial" w:eastAsia="Times New Roman" w:cs="Arial"/>
                <w:sz w:val="24"/>
                <w:szCs w:val="24"/>
                <w:lang w:eastAsia="zh-TW" w:bidi="ar-SA"/>
              </w:rPr>
            </w:pPr>
            <w:r w:rsidRPr="00E02A2D">
              <w:rPr>
                <w:rFonts w:ascii="Arial" w:hAnsi="Arial" w:eastAsia="Times New Roman" w:cs="Arial"/>
                <w:lang w:eastAsia="zh-TW" w:bidi="ar-SA"/>
              </w:rPr>
              <w:t>Browse any whitelisted table </w:t>
            </w:r>
          </w:p>
        </w:tc>
        <w:tc>
          <w:tcPr>
            <w:tcW w:w="2490" w:type="dxa"/>
            <w:tcBorders>
              <w:top w:val="single" w:color="808080" w:sz="6" w:space="0"/>
              <w:left w:val="single" w:color="808080" w:sz="6" w:space="0"/>
              <w:bottom w:val="single" w:color="808080" w:sz="6" w:space="0"/>
              <w:right w:val="single" w:color="808080" w:sz="6" w:space="0"/>
            </w:tcBorders>
            <w:hideMark/>
          </w:tcPr>
          <w:p w:rsidRPr="00E02A2D" w:rsidR="00802BDE" w:rsidP="00802BDE" w:rsidRDefault="00802BDE" w14:paraId="134ED7B3" w14:textId="77777777">
            <w:pPr>
              <w:textAlignment w:val="baseline"/>
              <w:rPr>
                <w:rFonts w:ascii="Arial" w:hAnsi="Arial" w:eastAsia="Times New Roman" w:cs="Arial"/>
                <w:sz w:val="24"/>
                <w:szCs w:val="24"/>
                <w:lang w:eastAsia="zh-TW" w:bidi="ar-SA"/>
              </w:rPr>
            </w:pPr>
            <w:r w:rsidRPr="00E02A2D">
              <w:rPr>
                <w:rFonts w:ascii="Arial" w:hAnsi="Arial" w:eastAsia="Times New Roman" w:cs="Arial"/>
                <w:lang w:eastAsia="zh-TW" w:bidi="ar-SA"/>
              </w:rPr>
              <w:t>Table name </w:t>
            </w:r>
          </w:p>
        </w:tc>
        <w:tc>
          <w:tcPr>
            <w:tcW w:w="3060" w:type="dxa"/>
            <w:tcBorders>
              <w:top w:val="single" w:color="808080" w:sz="6" w:space="0"/>
              <w:left w:val="single" w:color="808080" w:sz="6" w:space="0"/>
              <w:bottom w:val="single" w:color="808080" w:sz="6" w:space="0"/>
              <w:right w:val="single" w:color="808080" w:sz="6" w:space="0"/>
            </w:tcBorders>
            <w:hideMark/>
          </w:tcPr>
          <w:p w:rsidRPr="00E02A2D" w:rsidR="00802BDE" w:rsidP="00802BDE" w:rsidRDefault="00802BDE" w14:paraId="52B5AD0B" w14:textId="77777777">
            <w:pPr>
              <w:textAlignment w:val="baseline"/>
              <w:rPr>
                <w:rFonts w:ascii="Arial" w:hAnsi="Arial" w:eastAsia="Times New Roman" w:cs="Arial"/>
                <w:sz w:val="24"/>
                <w:szCs w:val="24"/>
                <w:lang w:eastAsia="zh-TW" w:bidi="ar-SA"/>
              </w:rPr>
            </w:pPr>
            <w:r w:rsidRPr="00E02A2D">
              <w:rPr>
                <w:rFonts w:ascii="Arial" w:hAnsi="Arial" w:eastAsia="Times New Roman" w:cs="Arial"/>
                <w:lang w:eastAsia="zh-TW" w:bidi="ar-SA"/>
              </w:rPr>
              <w:t>Runtime SELECT * on curated whitelist </w:t>
            </w:r>
          </w:p>
        </w:tc>
      </w:tr>
    </w:tbl>
    <w:p w:rsidR="00802BDE" w:rsidP="00802BDE" w:rsidRDefault="00802BDE" w14:paraId="7C3827BA" w14:textId="77777777">
      <w:pPr>
        <w:spacing w:line="480" w:lineRule="auto"/>
        <w:rPr>
          <w:rFonts w:ascii="Arial" w:hAnsi="Arial" w:cs="Arial"/>
          <w:lang w:val="en-GB" w:eastAsia="zh-TW"/>
        </w:rPr>
      </w:pPr>
    </w:p>
    <w:p w:rsidRPr="00BD2AFA" w:rsidR="00DE3E74" w:rsidRDefault="00DE3E74" w14:paraId="53BDD101" w14:textId="620250A3">
      <w:pPr>
        <w:pStyle w:val="Subtitle"/>
        <w:numPr>
          <w:ilvl w:val="0"/>
          <w:numId w:val="19"/>
        </w:numPr>
        <w:spacing w:line="360" w:lineRule="auto"/>
        <w:jc w:val="left"/>
        <w:rPr>
          <w:rFonts w:ascii="Arial" w:hAnsi="Arial" w:cs="Arial"/>
          <w:sz w:val="20"/>
          <w:szCs w:val="18"/>
          <w:lang w:eastAsia="zh-TW"/>
        </w:rPr>
      </w:pPr>
      <w:bookmarkStart w:name="_Toc235419809" w:id="62"/>
      <w:r w:rsidRPr="00BD2AFA">
        <w:rPr>
          <w:rFonts w:ascii="Arial" w:hAnsi="Arial" w:cs="Arial"/>
          <w:sz w:val="22"/>
          <w:szCs w:val="22"/>
          <w:lang w:eastAsia="zh-TW"/>
        </w:rPr>
        <w:t>Cascading dropdown providers</w:t>
      </w:r>
      <w:bookmarkEnd w:id="62"/>
    </w:p>
    <w:p w:rsidRPr="00DE3E74" w:rsidR="00DE3E74" w:rsidP="00DE3E74" w:rsidRDefault="00DE3E74" w14:paraId="03DEF34D" w14:textId="77777777">
      <w:pPr>
        <w:spacing w:line="480" w:lineRule="auto"/>
        <w:rPr>
          <w:rFonts w:ascii="Arial" w:hAnsi="Arial" w:cs="Arial"/>
          <w:sz w:val="18"/>
          <w:szCs w:val="18"/>
          <w:lang w:eastAsia="zh-TW" w:bidi="ar-SA"/>
        </w:rPr>
      </w:pPr>
      <w:r w:rsidRPr="00DE3E74">
        <w:rPr>
          <w:rStyle w:val="normaltextrun"/>
          <w:rFonts w:ascii="Arial" w:hAnsi="Arial" w:cs="Arial"/>
        </w:rPr>
        <w:t xml:space="preserve">Two providers in queries.py implement cascading filtering. When the user selects a course, we narrow the lecturer </w:t>
      </w:r>
      <w:proofErr w:type="gramStart"/>
      <w:r w:rsidRPr="00DE3E74">
        <w:rPr>
          <w:rStyle w:val="normaltextrun"/>
          <w:rFonts w:ascii="Arial" w:hAnsi="Arial" w:cs="Arial"/>
        </w:rPr>
        <w:t>dropdown</w:t>
      </w:r>
      <w:proofErr w:type="gramEnd"/>
      <w:r w:rsidRPr="00DE3E74">
        <w:rPr>
          <w:rStyle w:val="normaltextrun"/>
          <w:rFonts w:ascii="Arial" w:hAnsi="Arial" w:cs="Arial"/>
        </w:rPr>
        <w:t xml:space="preserve"> to only those who teach that course. The dropdown query is </w:t>
      </w:r>
      <w:r w:rsidRPr="00DE3E74">
        <w:rPr>
          <w:rStyle w:val="normaltextrun"/>
          <w:rFonts w:ascii="Arial" w:hAnsi="Arial" w:cs="Arial"/>
          <w:i/>
          <w:iCs/>
        </w:rPr>
        <w:t>literally the same JOIN</w:t>
      </w:r>
      <w:r w:rsidRPr="00DE3E74">
        <w:rPr>
          <w:rStyle w:val="normaltextrun"/>
          <w:rFonts w:ascii="Arial" w:hAnsi="Arial" w:cs="Arial"/>
        </w:rPr>
        <w:t> that the main query runs — the relational structure of the database becomes the shape of the UX for free.</w:t>
      </w:r>
      <w:r w:rsidRPr="00DE3E74">
        <w:rPr>
          <w:rStyle w:val="eop"/>
          <w:rFonts w:ascii="Arial" w:hAnsi="Arial" w:cs="Arial"/>
          <w:bdr w:val="none" w:color="auto" w:sz="0" w:space="0" w:frame="1"/>
          <w:shd w:val="clear" w:color="auto" w:fill="C6C6C6"/>
        </w:rPr>
        <w:t> </w:t>
      </w:r>
    </w:p>
    <w:p w:rsidR="00DE3E74" w:rsidP="00DE3E74" w:rsidRDefault="00DE3E74" w14:paraId="1B28735E" w14:textId="77777777">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LECTURERS_FOR_COURSE_SQL:</w:t>
      </w:r>
      <w:r>
        <w:rPr>
          <w:rStyle w:val="eop"/>
          <w:rFonts w:ascii="Consolas" w:hAnsi="Consolas" w:cs="Segoe UI"/>
          <w:sz w:val="18"/>
          <w:szCs w:val="18"/>
          <w:bdr w:val="none" w:color="auto" w:sz="0" w:space="0" w:frame="1"/>
          <w:shd w:val="clear" w:color="auto" w:fill="C6C6C6"/>
        </w:rPr>
        <w:t> </w:t>
      </w:r>
    </w:p>
    <w:p w:rsidR="00DE3E74" w:rsidP="00DE3E74" w:rsidRDefault="00DE3E74" w14:paraId="79DE9EEF" w14:textId="77777777">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SELECT DISTINCT </w:t>
      </w:r>
      <w:proofErr w:type="spellStart"/>
      <w:proofErr w:type="gramStart"/>
      <w:r>
        <w:rPr>
          <w:rStyle w:val="normaltextrun"/>
          <w:rFonts w:ascii="Consolas" w:hAnsi="Consolas" w:cs="Segoe UI"/>
          <w:sz w:val="18"/>
          <w:szCs w:val="18"/>
        </w:rPr>
        <w:t>l.lecturerslastname</w:t>
      </w:r>
      <w:proofErr w:type="spellEnd"/>
      <w:proofErr w:type="gramEnd"/>
      <w:r>
        <w:rPr>
          <w:rStyle w:val="eop"/>
          <w:rFonts w:ascii="Consolas" w:hAnsi="Consolas" w:cs="Segoe UI"/>
          <w:sz w:val="18"/>
          <w:szCs w:val="18"/>
          <w:bdr w:val="none" w:color="auto" w:sz="0" w:space="0" w:frame="1"/>
          <w:shd w:val="clear" w:color="auto" w:fill="C6C6C6"/>
        </w:rPr>
        <w:t> </w:t>
      </w:r>
    </w:p>
    <w:p w:rsidR="00DE3E74" w:rsidP="00DE3E74" w:rsidRDefault="00DE3E74" w14:paraId="6C842318" w14:textId="77777777">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FROM enrollments AS e</w:t>
      </w:r>
      <w:r>
        <w:rPr>
          <w:rStyle w:val="eop"/>
          <w:rFonts w:ascii="Consolas" w:hAnsi="Consolas" w:cs="Segoe UI"/>
          <w:sz w:val="18"/>
          <w:szCs w:val="18"/>
          <w:bdr w:val="none" w:color="auto" w:sz="0" w:space="0" w:frame="1"/>
          <w:shd w:val="clear" w:color="auto" w:fill="C6C6C6"/>
        </w:rPr>
        <w:t> </w:t>
      </w:r>
    </w:p>
    <w:p w:rsidR="00DE3E74" w:rsidP="00DE3E74" w:rsidRDefault="00DE3E74" w14:paraId="24433BB1" w14:textId="77777777">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JOIN lecturers AS l ON </w:t>
      </w:r>
      <w:proofErr w:type="spellStart"/>
      <w:proofErr w:type="gramStart"/>
      <w:r>
        <w:rPr>
          <w:rStyle w:val="normaltextrun"/>
          <w:rFonts w:ascii="Consolas" w:hAnsi="Consolas" w:cs="Segoe UI"/>
          <w:sz w:val="18"/>
          <w:szCs w:val="18"/>
        </w:rPr>
        <w:t>l.LecturerID</w:t>
      </w:r>
      <w:proofErr w:type="spellEnd"/>
      <w:proofErr w:type="gramEnd"/>
      <w:r>
        <w:rPr>
          <w:rStyle w:val="normaltextrun"/>
          <w:rFonts w:ascii="Consolas" w:hAnsi="Consolas" w:cs="Segoe UI"/>
          <w:sz w:val="18"/>
          <w:szCs w:val="18"/>
        </w:rPr>
        <w:t> = </w:t>
      </w:r>
      <w:proofErr w:type="spellStart"/>
      <w:proofErr w:type="gramStart"/>
      <w:r>
        <w:rPr>
          <w:rStyle w:val="normaltextrun"/>
          <w:rFonts w:ascii="Consolas" w:hAnsi="Consolas" w:cs="Segoe UI"/>
          <w:sz w:val="18"/>
          <w:szCs w:val="18"/>
        </w:rPr>
        <w:t>e.lecturer</w:t>
      </w:r>
      <w:proofErr w:type="gramEnd"/>
      <w:r>
        <w:rPr>
          <w:rStyle w:val="normaltextrun"/>
          <w:rFonts w:ascii="Consolas" w:hAnsi="Consolas" w:cs="Segoe UI"/>
          <w:sz w:val="18"/>
          <w:szCs w:val="18"/>
        </w:rPr>
        <w:t>_id</w:t>
      </w:r>
      <w:proofErr w:type="spellEnd"/>
      <w:r>
        <w:rPr>
          <w:rStyle w:val="eop"/>
          <w:rFonts w:ascii="Consolas" w:hAnsi="Consolas" w:cs="Segoe UI"/>
          <w:sz w:val="18"/>
          <w:szCs w:val="18"/>
          <w:bdr w:val="none" w:color="auto" w:sz="0" w:space="0" w:frame="1"/>
          <w:shd w:val="clear" w:color="auto" w:fill="C6C6C6"/>
        </w:rPr>
        <w:t> </w:t>
      </w:r>
    </w:p>
    <w:p w:rsidR="00DE3E74" w:rsidP="00DE3E74" w:rsidRDefault="00DE3E74" w14:paraId="4255C566" w14:textId="77777777">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JOIN course AS c ON </w:t>
      </w:r>
      <w:proofErr w:type="spellStart"/>
      <w:proofErr w:type="gramStart"/>
      <w:r>
        <w:rPr>
          <w:rStyle w:val="normaltextrun"/>
          <w:rFonts w:ascii="Consolas" w:hAnsi="Consolas" w:cs="Segoe UI"/>
          <w:sz w:val="18"/>
          <w:szCs w:val="18"/>
        </w:rPr>
        <w:t>c.Course</w:t>
      </w:r>
      <w:proofErr w:type="gramEnd"/>
      <w:r>
        <w:rPr>
          <w:rStyle w:val="normaltextrun"/>
          <w:rFonts w:ascii="Consolas" w:hAnsi="Consolas" w:cs="Segoe UI"/>
          <w:sz w:val="18"/>
          <w:szCs w:val="18"/>
        </w:rPr>
        <w:t>_code</w:t>
      </w:r>
      <w:proofErr w:type="spellEnd"/>
      <w:r>
        <w:rPr>
          <w:rStyle w:val="normaltextrun"/>
          <w:rFonts w:ascii="Consolas" w:hAnsi="Consolas" w:cs="Segoe UI"/>
          <w:sz w:val="18"/>
          <w:szCs w:val="18"/>
        </w:rPr>
        <w:t> = </w:t>
      </w:r>
      <w:proofErr w:type="spellStart"/>
      <w:proofErr w:type="gramStart"/>
      <w:r>
        <w:rPr>
          <w:rStyle w:val="normaltextrun"/>
          <w:rFonts w:ascii="Consolas" w:hAnsi="Consolas" w:cs="Segoe UI"/>
          <w:sz w:val="18"/>
          <w:szCs w:val="18"/>
        </w:rPr>
        <w:t>e.course</w:t>
      </w:r>
      <w:proofErr w:type="gramEnd"/>
      <w:r>
        <w:rPr>
          <w:rStyle w:val="normaltextrun"/>
          <w:rFonts w:ascii="Consolas" w:hAnsi="Consolas" w:cs="Segoe UI"/>
          <w:sz w:val="18"/>
          <w:szCs w:val="18"/>
        </w:rPr>
        <w:t>_code</w:t>
      </w:r>
      <w:proofErr w:type="spellEnd"/>
      <w:r>
        <w:rPr>
          <w:rStyle w:val="eop"/>
          <w:rFonts w:ascii="Consolas" w:hAnsi="Consolas" w:cs="Segoe UI"/>
          <w:sz w:val="18"/>
          <w:szCs w:val="18"/>
          <w:bdr w:val="none" w:color="auto" w:sz="0" w:space="0" w:frame="1"/>
          <w:shd w:val="clear" w:color="auto" w:fill="C6C6C6"/>
        </w:rPr>
        <w:t> </w:t>
      </w:r>
    </w:p>
    <w:p w:rsidR="00DE3E74" w:rsidP="00DE3E74" w:rsidRDefault="00DE3E74" w14:paraId="6F82BA8F" w14:textId="77777777">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WHERE LOWER(c.name) = LOWER(?)</w:t>
      </w:r>
      <w:r>
        <w:rPr>
          <w:rStyle w:val="eop"/>
          <w:rFonts w:ascii="Consolas" w:hAnsi="Consolas" w:cs="Segoe UI"/>
          <w:sz w:val="18"/>
          <w:szCs w:val="18"/>
          <w:bdr w:val="none" w:color="auto" w:sz="0" w:space="0" w:frame="1"/>
          <w:shd w:val="clear" w:color="auto" w:fill="C6C6C6"/>
        </w:rPr>
        <w:t> </w:t>
      </w:r>
    </w:p>
    <w:p w:rsidR="005E60F4" w:rsidRDefault="005E60F4" w14:paraId="59A85E63" w14:textId="7040556D">
      <w:pPr>
        <w:rPr>
          <w:rFonts w:ascii="Arial" w:hAnsi="Arial" w:cs="Arial"/>
          <w:b/>
          <w:bCs/>
          <w:sz w:val="22"/>
          <w:lang w:eastAsia="zh-TW"/>
        </w:rPr>
      </w:pPr>
      <w:r>
        <w:rPr>
          <w:rFonts w:ascii="Arial" w:hAnsi="Arial" w:cs="Arial"/>
          <w:sz w:val="22"/>
          <w:lang w:eastAsia="zh-TW"/>
        </w:rPr>
        <w:br w:type="page"/>
      </w:r>
    </w:p>
    <w:p w:rsidRPr="00BD2AFA" w:rsidR="00DE3E74" w:rsidRDefault="00BD2AFA" w14:paraId="2DD80829" w14:textId="1732FD7B">
      <w:pPr>
        <w:pStyle w:val="Subtitle"/>
        <w:numPr>
          <w:ilvl w:val="0"/>
          <w:numId w:val="19"/>
        </w:numPr>
        <w:spacing w:line="360" w:lineRule="auto"/>
        <w:jc w:val="left"/>
        <w:rPr>
          <w:rFonts w:ascii="Arial" w:hAnsi="Arial" w:cs="Arial"/>
          <w:sz w:val="20"/>
          <w:szCs w:val="18"/>
          <w:lang w:eastAsia="zh-TW"/>
        </w:rPr>
      </w:pPr>
      <w:bookmarkStart w:name="_Toc235419810" w:id="63"/>
      <w:r w:rsidRPr="00BD2AFA">
        <w:rPr>
          <w:rFonts w:ascii="Arial" w:hAnsi="Arial" w:cs="Arial"/>
          <w:sz w:val="22"/>
          <w:szCs w:val="22"/>
          <w:lang w:eastAsia="zh-TW"/>
        </w:rPr>
        <w:t>C</w:t>
      </w:r>
      <w:r>
        <w:rPr>
          <w:rFonts w:ascii="Arial" w:hAnsi="Arial" w:cs="Arial"/>
          <w:sz w:val="22"/>
          <w:szCs w:val="22"/>
          <w:lang w:eastAsia="zh-TW"/>
        </w:rPr>
        <w:t>ompressed SQL of each query (key clauses only)</w:t>
      </w:r>
      <w:bookmarkEnd w:id="63"/>
    </w:p>
    <w:p w:rsidR="00BD2AFA" w:rsidP="00BD2AFA" w:rsidRDefault="00BD2AFA" w14:paraId="371671BD" w14:textId="73163274">
      <w:pPr>
        <w:rPr>
          <w:rStyle w:val="eop"/>
          <w:rFonts w:ascii="Arial" w:hAnsi="Arial" w:cs="Arial"/>
          <w:color w:val="000000"/>
          <w:bdr w:val="none" w:color="auto" w:sz="0" w:space="0" w:frame="1"/>
          <w:shd w:val="clear" w:color="auto" w:fill="C6C6C6"/>
        </w:rPr>
      </w:pPr>
      <w:r w:rsidRPr="00BD2AFA">
        <w:rPr>
          <w:rStyle w:val="normaltextrun"/>
          <w:rFonts w:ascii="Arial" w:hAnsi="Arial" w:cs="Arial"/>
          <w:color w:val="000000"/>
          <w:shd w:val="clear" w:color="auto" w:fill="FFFFFF"/>
        </w:rPr>
        <w:t>Full statements are in </w:t>
      </w:r>
      <w:proofErr w:type="spellStart"/>
      <w:r w:rsidRPr="00BD2AFA">
        <w:rPr>
          <w:rStyle w:val="normaltextrun"/>
          <w:rFonts w:ascii="Consolas" w:hAnsi="Consolas" w:cs="Arial"/>
          <w:color w:val="000000"/>
          <w:shd w:val="clear" w:color="auto" w:fill="FFFFFF"/>
        </w:rPr>
        <w:t>src</w:t>
      </w:r>
      <w:proofErr w:type="spellEnd"/>
      <w:r w:rsidRPr="00BD2AFA">
        <w:rPr>
          <w:rStyle w:val="normaltextrun"/>
          <w:rFonts w:ascii="Consolas" w:hAnsi="Consolas" w:cs="Arial"/>
          <w:color w:val="000000"/>
          <w:shd w:val="clear" w:color="auto" w:fill="FFFFFF"/>
        </w:rPr>
        <w:t>/queries.py</w:t>
      </w:r>
      <w:r w:rsidRPr="00BD2AFA">
        <w:rPr>
          <w:rStyle w:val="normaltextrun"/>
          <w:rFonts w:ascii="Arial" w:hAnsi="Arial" w:cs="Arial"/>
          <w:color w:val="000000"/>
          <w:shd w:val="clear" w:color="auto" w:fill="FFFFFF"/>
        </w:rPr>
        <w:t>; below shows the JOIN and WHERE structure of each.</w:t>
      </w:r>
      <w:r w:rsidRPr="00BD2AFA">
        <w:rPr>
          <w:rStyle w:val="eop"/>
          <w:rFonts w:ascii="Arial" w:hAnsi="Arial" w:cs="Arial"/>
          <w:color w:val="000000"/>
          <w:bdr w:val="none" w:color="auto" w:sz="0" w:space="0" w:frame="1"/>
          <w:shd w:val="clear" w:color="auto" w:fill="C6C6C6"/>
        </w:rPr>
        <w:t> </w:t>
      </w:r>
    </w:p>
    <w:p w:rsidR="00BD2AFA" w:rsidP="00BD2AFA" w:rsidRDefault="00BD2AFA" w14:paraId="6FAEA61E" w14:textId="77777777">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Q1 — Students in a course by a lecturer:</w:t>
      </w:r>
      <w:r>
        <w:rPr>
          <w:rStyle w:val="eop"/>
          <w:rFonts w:ascii="Consolas" w:hAnsi="Consolas" w:cs="Segoe UI"/>
          <w:sz w:val="18"/>
          <w:szCs w:val="18"/>
          <w:bdr w:val="none" w:color="auto" w:sz="0" w:space="0" w:frame="1"/>
          <w:shd w:val="clear" w:color="auto" w:fill="C6C6C6"/>
        </w:rPr>
        <w:t> </w:t>
      </w:r>
    </w:p>
    <w:p w:rsidR="00BD2AFA" w:rsidP="00BD2AFA" w:rsidRDefault="00BD2AFA" w14:paraId="1A27B820" w14:textId="77777777">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FROM enrollments e</w:t>
      </w:r>
      <w:r>
        <w:rPr>
          <w:rStyle w:val="eop"/>
          <w:rFonts w:ascii="Consolas" w:hAnsi="Consolas" w:cs="Segoe UI"/>
          <w:sz w:val="18"/>
          <w:szCs w:val="18"/>
          <w:bdr w:val="none" w:color="auto" w:sz="0" w:space="0" w:frame="1"/>
          <w:shd w:val="clear" w:color="auto" w:fill="C6C6C6"/>
        </w:rPr>
        <w:t> </w:t>
      </w:r>
    </w:p>
    <w:p w:rsidR="00BD2AFA" w:rsidP="00BD2AFA" w:rsidRDefault="00BD2AFA" w14:paraId="00CF5468" w14:textId="77777777">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JOIN students s ON </w:t>
      </w:r>
      <w:proofErr w:type="spellStart"/>
      <w:proofErr w:type="gramStart"/>
      <w:r>
        <w:rPr>
          <w:rStyle w:val="normaltextrun"/>
          <w:rFonts w:ascii="Consolas" w:hAnsi="Consolas" w:cs="Segoe UI"/>
          <w:sz w:val="18"/>
          <w:szCs w:val="18"/>
        </w:rPr>
        <w:t>s.idstudents</w:t>
      </w:r>
      <w:proofErr w:type="spellEnd"/>
      <w:proofErr w:type="gramEnd"/>
      <w:r>
        <w:rPr>
          <w:rStyle w:val="normaltextrun"/>
          <w:rFonts w:ascii="Consolas" w:hAnsi="Consolas" w:cs="Segoe UI"/>
          <w:sz w:val="18"/>
          <w:szCs w:val="18"/>
        </w:rPr>
        <w:t> = </w:t>
      </w:r>
      <w:proofErr w:type="spellStart"/>
      <w:proofErr w:type="gramStart"/>
      <w:r>
        <w:rPr>
          <w:rStyle w:val="normaltextrun"/>
          <w:rFonts w:ascii="Consolas" w:hAnsi="Consolas" w:cs="Segoe UI"/>
          <w:sz w:val="18"/>
          <w:szCs w:val="18"/>
        </w:rPr>
        <w:t>e.student</w:t>
      </w:r>
      <w:proofErr w:type="gramEnd"/>
      <w:r>
        <w:rPr>
          <w:rStyle w:val="normaltextrun"/>
          <w:rFonts w:ascii="Consolas" w:hAnsi="Consolas" w:cs="Segoe UI"/>
          <w:sz w:val="18"/>
          <w:szCs w:val="18"/>
        </w:rPr>
        <w:t>_id</w:t>
      </w:r>
      <w:proofErr w:type="spellEnd"/>
      <w:r>
        <w:rPr>
          <w:rStyle w:val="eop"/>
          <w:rFonts w:ascii="Consolas" w:hAnsi="Consolas" w:cs="Segoe UI"/>
          <w:sz w:val="18"/>
          <w:szCs w:val="18"/>
          <w:bdr w:val="none" w:color="auto" w:sz="0" w:space="0" w:frame="1"/>
          <w:shd w:val="clear" w:color="auto" w:fill="C6C6C6"/>
        </w:rPr>
        <w:t> </w:t>
      </w:r>
    </w:p>
    <w:p w:rsidR="00BD2AFA" w:rsidP="00BD2AFA" w:rsidRDefault="00BD2AFA" w14:paraId="2CE5D6C6" w14:textId="77777777">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JOIN course c ON </w:t>
      </w:r>
      <w:proofErr w:type="spellStart"/>
      <w:proofErr w:type="gramStart"/>
      <w:r>
        <w:rPr>
          <w:rStyle w:val="normaltextrun"/>
          <w:rFonts w:ascii="Consolas" w:hAnsi="Consolas" w:cs="Segoe UI"/>
          <w:sz w:val="18"/>
          <w:szCs w:val="18"/>
        </w:rPr>
        <w:t>c.Course</w:t>
      </w:r>
      <w:proofErr w:type="gramEnd"/>
      <w:r>
        <w:rPr>
          <w:rStyle w:val="normaltextrun"/>
          <w:rFonts w:ascii="Consolas" w:hAnsi="Consolas" w:cs="Segoe UI"/>
          <w:sz w:val="18"/>
          <w:szCs w:val="18"/>
        </w:rPr>
        <w:t>_code</w:t>
      </w:r>
      <w:proofErr w:type="spellEnd"/>
      <w:r>
        <w:rPr>
          <w:rStyle w:val="normaltextrun"/>
          <w:rFonts w:ascii="Consolas" w:hAnsi="Consolas" w:cs="Segoe UI"/>
          <w:sz w:val="18"/>
          <w:szCs w:val="18"/>
        </w:rPr>
        <w:t> = </w:t>
      </w:r>
      <w:proofErr w:type="spellStart"/>
      <w:proofErr w:type="gramStart"/>
      <w:r>
        <w:rPr>
          <w:rStyle w:val="normaltextrun"/>
          <w:rFonts w:ascii="Consolas" w:hAnsi="Consolas" w:cs="Segoe UI"/>
          <w:sz w:val="18"/>
          <w:szCs w:val="18"/>
        </w:rPr>
        <w:t>e.course</w:t>
      </w:r>
      <w:proofErr w:type="gramEnd"/>
      <w:r>
        <w:rPr>
          <w:rStyle w:val="normaltextrun"/>
          <w:rFonts w:ascii="Consolas" w:hAnsi="Consolas" w:cs="Segoe UI"/>
          <w:sz w:val="18"/>
          <w:szCs w:val="18"/>
        </w:rPr>
        <w:t>_code</w:t>
      </w:r>
      <w:proofErr w:type="spellEnd"/>
      <w:r>
        <w:rPr>
          <w:rStyle w:val="eop"/>
          <w:rFonts w:ascii="Consolas" w:hAnsi="Consolas" w:cs="Segoe UI"/>
          <w:sz w:val="18"/>
          <w:szCs w:val="18"/>
          <w:bdr w:val="none" w:color="auto" w:sz="0" w:space="0" w:frame="1"/>
          <w:shd w:val="clear" w:color="auto" w:fill="C6C6C6"/>
        </w:rPr>
        <w:t> </w:t>
      </w:r>
    </w:p>
    <w:p w:rsidR="00BD2AFA" w:rsidP="00BD2AFA" w:rsidRDefault="00BD2AFA" w14:paraId="086D3E3B" w14:textId="77777777">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JOIN lecturers l ON </w:t>
      </w:r>
      <w:proofErr w:type="spellStart"/>
      <w:proofErr w:type="gramStart"/>
      <w:r>
        <w:rPr>
          <w:rStyle w:val="normaltextrun"/>
          <w:rFonts w:ascii="Consolas" w:hAnsi="Consolas" w:cs="Segoe UI"/>
          <w:sz w:val="18"/>
          <w:szCs w:val="18"/>
        </w:rPr>
        <w:t>l.LecturerID</w:t>
      </w:r>
      <w:proofErr w:type="spellEnd"/>
      <w:proofErr w:type="gramEnd"/>
      <w:r>
        <w:rPr>
          <w:rStyle w:val="normaltextrun"/>
          <w:rFonts w:ascii="Consolas" w:hAnsi="Consolas" w:cs="Segoe UI"/>
          <w:sz w:val="18"/>
          <w:szCs w:val="18"/>
        </w:rPr>
        <w:t> = </w:t>
      </w:r>
      <w:proofErr w:type="spellStart"/>
      <w:proofErr w:type="gramStart"/>
      <w:r>
        <w:rPr>
          <w:rStyle w:val="normaltextrun"/>
          <w:rFonts w:ascii="Consolas" w:hAnsi="Consolas" w:cs="Segoe UI"/>
          <w:sz w:val="18"/>
          <w:szCs w:val="18"/>
        </w:rPr>
        <w:t>e.lecturer</w:t>
      </w:r>
      <w:proofErr w:type="gramEnd"/>
      <w:r>
        <w:rPr>
          <w:rStyle w:val="normaltextrun"/>
          <w:rFonts w:ascii="Consolas" w:hAnsi="Consolas" w:cs="Segoe UI"/>
          <w:sz w:val="18"/>
          <w:szCs w:val="18"/>
        </w:rPr>
        <w:t>_id</w:t>
      </w:r>
      <w:proofErr w:type="spellEnd"/>
      <w:r>
        <w:rPr>
          <w:rStyle w:val="eop"/>
          <w:rFonts w:ascii="Consolas" w:hAnsi="Consolas" w:cs="Segoe UI"/>
          <w:sz w:val="18"/>
          <w:szCs w:val="18"/>
          <w:bdr w:val="none" w:color="auto" w:sz="0" w:space="0" w:frame="1"/>
          <w:shd w:val="clear" w:color="auto" w:fill="C6C6C6"/>
        </w:rPr>
        <w:t> </w:t>
      </w:r>
    </w:p>
    <w:p w:rsidR="00BD2AFA" w:rsidP="00BD2AFA" w:rsidRDefault="00BD2AFA" w14:paraId="61F9034F" w14:textId="77777777">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WHERE LOWER(c.name) = LOWER(?)</w:t>
      </w:r>
      <w:r>
        <w:rPr>
          <w:rStyle w:val="eop"/>
          <w:rFonts w:ascii="Consolas" w:hAnsi="Consolas" w:cs="Segoe UI"/>
          <w:sz w:val="18"/>
          <w:szCs w:val="18"/>
          <w:bdr w:val="none" w:color="auto" w:sz="0" w:space="0" w:frame="1"/>
          <w:shd w:val="clear" w:color="auto" w:fill="C6C6C6"/>
        </w:rPr>
        <w:t> </w:t>
      </w:r>
    </w:p>
    <w:p w:rsidR="00BD2AFA" w:rsidP="00BD2AFA" w:rsidRDefault="00BD2AFA" w14:paraId="2900D3CA" w14:textId="77777777">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AND LOWER(</w:t>
      </w:r>
      <w:proofErr w:type="spellStart"/>
      <w:proofErr w:type="gramStart"/>
      <w:r>
        <w:rPr>
          <w:rStyle w:val="normaltextrun"/>
          <w:rFonts w:ascii="Consolas" w:hAnsi="Consolas" w:cs="Segoe UI"/>
          <w:sz w:val="18"/>
          <w:szCs w:val="18"/>
        </w:rPr>
        <w:t>l.lecturerslastname</w:t>
      </w:r>
      <w:proofErr w:type="spellEnd"/>
      <w:proofErr w:type="gramEnd"/>
      <w:r>
        <w:rPr>
          <w:rStyle w:val="normaltextrun"/>
          <w:rFonts w:ascii="Consolas" w:hAnsi="Consolas" w:cs="Segoe UI"/>
          <w:sz w:val="18"/>
          <w:szCs w:val="18"/>
        </w:rPr>
        <w:t>) = LOWER(?)</w:t>
      </w:r>
      <w:r>
        <w:rPr>
          <w:rStyle w:val="eop"/>
          <w:rFonts w:ascii="Consolas" w:hAnsi="Consolas" w:cs="Segoe UI"/>
          <w:sz w:val="18"/>
          <w:szCs w:val="18"/>
          <w:bdr w:val="none" w:color="auto" w:sz="0" w:space="0" w:frame="1"/>
          <w:shd w:val="clear" w:color="auto" w:fill="C6C6C6"/>
        </w:rPr>
        <w:t> </w:t>
      </w:r>
    </w:p>
    <w:p w:rsidR="00BD2AFA" w:rsidP="00BD2AFA" w:rsidRDefault="00BD2AFA" w14:paraId="1FC9C5B3" w14:textId="77777777">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w:t>
      </w:r>
      <w:r>
        <w:rPr>
          <w:rStyle w:val="eop"/>
          <w:rFonts w:ascii="Consolas" w:hAnsi="Consolas" w:cs="Segoe UI"/>
          <w:sz w:val="18"/>
          <w:szCs w:val="18"/>
          <w:bdr w:val="none" w:color="auto" w:sz="0" w:space="0" w:frame="1"/>
          <w:shd w:val="clear" w:color="auto" w:fill="C6C6C6"/>
        </w:rPr>
        <w:t> </w:t>
      </w:r>
    </w:p>
    <w:p w:rsidR="00BD2AFA" w:rsidP="00BD2AFA" w:rsidRDefault="00BD2AFA" w14:paraId="1AB22B49" w14:textId="77777777">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Q2 — Students not registered in a semester:</w:t>
      </w:r>
      <w:r>
        <w:rPr>
          <w:rStyle w:val="eop"/>
          <w:rFonts w:ascii="Consolas" w:hAnsi="Consolas" w:cs="Segoe UI"/>
          <w:sz w:val="18"/>
          <w:szCs w:val="18"/>
          <w:bdr w:val="none" w:color="auto" w:sz="0" w:space="0" w:frame="1"/>
          <w:shd w:val="clear" w:color="auto" w:fill="C6C6C6"/>
        </w:rPr>
        <w:t> </w:t>
      </w:r>
    </w:p>
    <w:p w:rsidR="00BD2AFA" w:rsidP="00BD2AFA" w:rsidRDefault="00BD2AFA" w14:paraId="40335F65" w14:textId="77777777">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FROM students s</w:t>
      </w:r>
      <w:r>
        <w:rPr>
          <w:rStyle w:val="eop"/>
          <w:rFonts w:ascii="Consolas" w:hAnsi="Consolas" w:cs="Segoe UI"/>
          <w:sz w:val="18"/>
          <w:szCs w:val="18"/>
          <w:bdr w:val="none" w:color="auto" w:sz="0" w:space="0" w:frame="1"/>
          <w:shd w:val="clear" w:color="auto" w:fill="C6C6C6"/>
        </w:rPr>
        <w:t> </w:t>
      </w:r>
    </w:p>
    <w:p w:rsidR="00BD2AFA" w:rsidP="00BD2AFA" w:rsidRDefault="00BD2AFA" w14:paraId="0DDF714C" w14:textId="77777777">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WHERE </w:t>
      </w:r>
      <w:proofErr w:type="spellStart"/>
      <w:proofErr w:type="gramStart"/>
      <w:r>
        <w:rPr>
          <w:rStyle w:val="normaltextrun"/>
          <w:rFonts w:ascii="Consolas" w:hAnsi="Consolas" w:cs="Segoe UI"/>
          <w:sz w:val="18"/>
          <w:szCs w:val="18"/>
        </w:rPr>
        <w:t>s.graduation</w:t>
      </w:r>
      <w:proofErr w:type="gramEnd"/>
      <w:r>
        <w:rPr>
          <w:rStyle w:val="normaltextrun"/>
          <w:rFonts w:ascii="Consolas" w:hAnsi="Consolas" w:cs="Segoe UI"/>
          <w:sz w:val="18"/>
          <w:szCs w:val="18"/>
        </w:rPr>
        <w:t>_status</w:t>
      </w:r>
      <w:proofErr w:type="spellEnd"/>
      <w:r>
        <w:rPr>
          <w:rStyle w:val="normaltextrun"/>
          <w:rFonts w:ascii="Consolas" w:hAnsi="Consolas" w:cs="Segoe UI"/>
          <w:sz w:val="18"/>
          <w:szCs w:val="18"/>
        </w:rPr>
        <w:t> &lt;&gt; 'Graduated'</w:t>
      </w:r>
      <w:r>
        <w:rPr>
          <w:rStyle w:val="eop"/>
          <w:rFonts w:ascii="Consolas" w:hAnsi="Consolas" w:cs="Segoe UI"/>
          <w:sz w:val="18"/>
          <w:szCs w:val="18"/>
          <w:bdr w:val="none" w:color="auto" w:sz="0" w:space="0" w:frame="1"/>
          <w:shd w:val="clear" w:color="auto" w:fill="C6C6C6"/>
        </w:rPr>
        <w:t> </w:t>
      </w:r>
    </w:p>
    <w:p w:rsidR="00BD2AFA" w:rsidP="00BD2AFA" w:rsidRDefault="00BD2AFA" w14:paraId="500A2EA6" w14:textId="77777777">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AND NOT EXISTS (</w:t>
      </w:r>
      <w:r>
        <w:rPr>
          <w:rStyle w:val="eop"/>
          <w:rFonts w:ascii="Consolas" w:hAnsi="Consolas" w:cs="Segoe UI"/>
          <w:sz w:val="18"/>
          <w:szCs w:val="18"/>
          <w:bdr w:val="none" w:color="auto" w:sz="0" w:space="0" w:frame="1"/>
          <w:shd w:val="clear" w:color="auto" w:fill="C6C6C6"/>
        </w:rPr>
        <w:t> </w:t>
      </w:r>
    </w:p>
    <w:p w:rsidR="00BD2AFA" w:rsidP="00BD2AFA" w:rsidRDefault="00BD2AFA" w14:paraId="31AC7F6E" w14:textId="77777777">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SELECT 1 FROM enrollments e</w:t>
      </w:r>
      <w:r>
        <w:rPr>
          <w:rStyle w:val="eop"/>
          <w:rFonts w:ascii="Consolas" w:hAnsi="Consolas" w:cs="Segoe UI"/>
          <w:sz w:val="18"/>
          <w:szCs w:val="18"/>
          <w:bdr w:val="none" w:color="auto" w:sz="0" w:space="0" w:frame="1"/>
          <w:shd w:val="clear" w:color="auto" w:fill="C6C6C6"/>
        </w:rPr>
        <w:t> </w:t>
      </w:r>
    </w:p>
    <w:p w:rsidR="00BD2AFA" w:rsidP="00BD2AFA" w:rsidRDefault="00BD2AFA" w14:paraId="41A172BB" w14:textId="77777777">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WHERE </w:t>
      </w:r>
      <w:proofErr w:type="spellStart"/>
      <w:proofErr w:type="gramStart"/>
      <w:r>
        <w:rPr>
          <w:rStyle w:val="normaltextrun"/>
          <w:rFonts w:ascii="Consolas" w:hAnsi="Consolas" w:cs="Segoe UI"/>
          <w:sz w:val="18"/>
          <w:szCs w:val="18"/>
        </w:rPr>
        <w:t>e.student</w:t>
      </w:r>
      <w:proofErr w:type="gramEnd"/>
      <w:r>
        <w:rPr>
          <w:rStyle w:val="normaltextrun"/>
          <w:rFonts w:ascii="Consolas" w:hAnsi="Consolas" w:cs="Segoe UI"/>
          <w:sz w:val="18"/>
          <w:szCs w:val="18"/>
        </w:rPr>
        <w:t>_id</w:t>
      </w:r>
      <w:proofErr w:type="spellEnd"/>
      <w:r>
        <w:rPr>
          <w:rStyle w:val="normaltextrun"/>
          <w:rFonts w:ascii="Consolas" w:hAnsi="Consolas" w:cs="Segoe UI"/>
          <w:sz w:val="18"/>
          <w:szCs w:val="18"/>
        </w:rPr>
        <w:t> = </w:t>
      </w:r>
      <w:proofErr w:type="spellStart"/>
      <w:proofErr w:type="gramStart"/>
      <w:r>
        <w:rPr>
          <w:rStyle w:val="normaltextrun"/>
          <w:rFonts w:ascii="Consolas" w:hAnsi="Consolas" w:cs="Segoe UI"/>
          <w:sz w:val="18"/>
          <w:szCs w:val="18"/>
        </w:rPr>
        <w:t>s.idstudents</w:t>
      </w:r>
      <w:proofErr w:type="spellEnd"/>
      <w:proofErr w:type="gramEnd"/>
      <w:r>
        <w:rPr>
          <w:rStyle w:val="eop"/>
          <w:rFonts w:ascii="Consolas" w:hAnsi="Consolas" w:cs="Segoe UI"/>
          <w:sz w:val="18"/>
          <w:szCs w:val="18"/>
          <w:bdr w:val="none" w:color="auto" w:sz="0" w:space="0" w:frame="1"/>
          <w:shd w:val="clear" w:color="auto" w:fill="C6C6C6"/>
        </w:rPr>
        <w:t> </w:t>
      </w:r>
    </w:p>
    <w:p w:rsidR="00BD2AFA" w:rsidP="00BD2AFA" w:rsidRDefault="00BD2AFA" w14:paraId="69BB4C9E" w14:textId="77777777">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AND </w:t>
      </w:r>
      <w:proofErr w:type="spellStart"/>
      <w:proofErr w:type="gramStart"/>
      <w:r>
        <w:rPr>
          <w:rStyle w:val="normaltextrun"/>
          <w:rFonts w:ascii="Consolas" w:hAnsi="Consolas" w:cs="Segoe UI"/>
          <w:sz w:val="18"/>
          <w:szCs w:val="18"/>
        </w:rPr>
        <w:t>e.semester</w:t>
      </w:r>
      <w:proofErr w:type="spellEnd"/>
      <w:proofErr w:type="gramEnd"/>
      <w:r>
        <w:rPr>
          <w:rStyle w:val="normaltextrun"/>
          <w:rFonts w:ascii="Consolas" w:hAnsi="Consolas" w:cs="Segoe UI"/>
          <w:sz w:val="18"/>
          <w:szCs w:val="18"/>
        </w:rPr>
        <w:t> </w:t>
      </w:r>
      <w:proofErr w:type="gramStart"/>
      <w:r>
        <w:rPr>
          <w:rStyle w:val="normaltextrun"/>
          <w:rFonts w:ascii="Consolas" w:hAnsi="Consolas" w:cs="Segoe UI"/>
          <w:sz w:val="18"/>
          <w:szCs w:val="18"/>
        </w:rPr>
        <w:t>= ?</w:t>
      </w:r>
      <w:proofErr w:type="gramEnd"/>
      <w:r>
        <w:rPr>
          <w:rStyle w:val="eop"/>
          <w:rFonts w:ascii="Consolas" w:hAnsi="Consolas" w:cs="Segoe UI"/>
          <w:sz w:val="18"/>
          <w:szCs w:val="18"/>
          <w:bdr w:val="none" w:color="auto" w:sz="0" w:space="0" w:frame="1"/>
          <w:shd w:val="clear" w:color="auto" w:fill="C6C6C6"/>
        </w:rPr>
        <w:t> </w:t>
      </w:r>
    </w:p>
    <w:p w:rsidR="00BD2AFA" w:rsidP="00BD2AFA" w:rsidRDefault="00BD2AFA" w14:paraId="51773DB0" w14:textId="77777777">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w:t>
      </w:r>
      <w:r>
        <w:rPr>
          <w:rStyle w:val="eop"/>
          <w:rFonts w:ascii="Consolas" w:hAnsi="Consolas" w:cs="Segoe UI"/>
          <w:sz w:val="18"/>
          <w:szCs w:val="18"/>
          <w:bdr w:val="none" w:color="auto" w:sz="0" w:space="0" w:frame="1"/>
          <w:shd w:val="clear" w:color="auto" w:fill="C6C6C6"/>
        </w:rPr>
        <w:t> </w:t>
      </w:r>
    </w:p>
    <w:p w:rsidR="00BD2AFA" w:rsidP="00BD2AFA" w:rsidRDefault="00BD2AFA" w14:paraId="66865F2E" w14:textId="77777777">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w:t>
      </w:r>
      <w:r>
        <w:rPr>
          <w:rStyle w:val="eop"/>
          <w:rFonts w:ascii="Consolas" w:hAnsi="Consolas" w:cs="Segoe UI"/>
          <w:sz w:val="18"/>
          <w:szCs w:val="18"/>
          <w:bdr w:val="none" w:color="auto" w:sz="0" w:space="0" w:frame="1"/>
          <w:shd w:val="clear" w:color="auto" w:fill="C6C6C6"/>
        </w:rPr>
        <w:t> </w:t>
      </w:r>
    </w:p>
    <w:p w:rsidR="00BD2AFA" w:rsidP="00BD2AFA" w:rsidRDefault="00BD2AFA" w14:paraId="4BFE442C" w14:textId="77777777">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Q3 — Lecturers by expertise:</w:t>
      </w:r>
      <w:r>
        <w:rPr>
          <w:rStyle w:val="eop"/>
          <w:rFonts w:ascii="Consolas" w:hAnsi="Consolas" w:cs="Segoe UI"/>
          <w:sz w:val="18"/>
          <w:szCs w:val="18"/>
          <w:bdr w:val="none" w:color="auto" w:sz="0" w:space="0" w:frame="1"/>
          <w:shd w:val="clear" w:color="auto" w:fill="C6C6C6"/>
        </w:rPr>
        <w:t> </w:t>
      </w:r>
    </w:p>
    <w:p w:rsidR="00BD2AFA" w:rsidP="00BD2AFA" w:rsidRDefault="00BD2AFA" w14:paraId="748A2B5D" w14:textId="77777777">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FROM </w:t>
      </w:r>
      <w:proofErr w:type="spellStart"/>
      <w:r>
        <w:rPr>
          <w:rStyle w:val="normaltextrun"/>
          <w:rFonts w:ascii="Consolas" w:hAnsi="Consolas" w:cs="Segoe UI"/>
          <w:sz w:val="18"/>
          <w:szCs w:val="18"/>
        </w:rPr>
        <w:t>lecturer_expertise</w:t>
      </w:r>
      <w:proofErr w:type="spellEnd"/>
      <w:r>
        <w:rPr>
          <w:rStyle w:val="normaltextrun"/>
          <w:rFonts w:ascii="Consolas" w:hAnsi="Consolas" w:cs="Segoe UI"/>
          <w:sz w:val="18"/>
          <w:szCs w:val="18"/>
        </w:rPr>
        <w:t> x</w:t>
      </w:r>
      <w:r>
        <w:rPr>
          <w:rStyle w:val="eop"/>
          <w:rFonts w:ascii="Consolas" w:hAnsi="Consolas" w:cs="Segoe UI"/>
          <w:sz w:val="18"/>
          <w:szCs w:val="18"/>
          <w:bdr w:val="none" w:color="auto" w:sz="0" w:space="0" w:frame="1"/>
          <w:shd w:val="clear" w:color="auto" w:fill="C6C6C6"/>
        </w:rPr>
        <w:t> </w:t>
      </w:r>
    </w:p>
    <w:p w:rsidR="00BD2AFA" w:rsidP="00BD2AFA" w:rsidRDefault="00BD2AFA" w14:paraId="73AE97C0" w14:textId="77777777">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JOIN lecturers l ON </w:t>
      </w:r>
      <w:proofErr w:type="spellStart"/>
      <w:proofErr w:type="gramStart"/>
      <w:r>
        <w:rPr>
          <w:rStyle w:val="normaltextrun"/>
          <w:rFonts w:ascii="Consolas" w:hAnsi="Consolas" w:cs="Segoe UI"/>
          <w:sz w:val="18"/>
          <w:szCs w:val="18"/>
        </w:rPr>
        <w:t>l.LecturerID</w:t>
      </w:r>
      <w:proofErr w:type="spellEnd"/>
      <w:proofErr w:type="gramEnd"/>
      <w:r>
        <w:rPr>
          <w:rStyle w:val="normaltextrun"/>
          <w:rFonts w:ascii="Consolas" w:hAnsi="Consolas" w:cs="Segoe UI"/>
          <w:sz w:val="18"/>
          <w:szCs w:val="18"/>
        </w:rPr>
        <w:t> = </w:t>
      </w:r>
      <w:proofErr w:type="spellStart"/>
      <w:proofErr w:type="gramStart"/>
      <w:r>
        <w:rPr>
          <w:rStyle w:val="normaltextrun"/>
          <w:rFonts w:ascii="Consolas" w:hAnsi="Consolas" w:cs="Segoe UI"/>
          <w:sz w:val="18"/>
          <w:szCs w:val="18"/>
        </w:rPr>
        <w:t>x.LecturerID</w:t>
      </w:r>
      <w:proofErr w:type="spellEnd"/>
      <w:proofErr w:type="gramEnd"/>
      <w:r>
        <w:rPr>
          <w:rStyle w:val="eop"/>
          <w:rFonts w:ascii="Consolas" w:hAnsi="Consolas" w:cs="Segoe UI"/>
          <w:sz w:val="18"/>
          <w:szCs w:val="18"/>
          <w:bdr w:val="none" w:color="auto" w:sz="0" w:space="0" w:frame="1"/>
          <w:shd w:val="clear" w:color="auto" w:fill="C6C6C6"/>
        </w:rPr>
        <w:t> </w:t>
      </w:r>
    </w:p>
    <w:p w:rsidR="00BD2AFA" w:rsidP="00BD2AFA" w:rsidRDefault="00BD2AFA" w14:paraId="0C00A274" w14:textId="77777777">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JOIN departments d ON </w:t>
      </w:r>
      <w:proofErr w:type="spellStart"/>
      <w:proofErr w:type="gramStart"/>
      <w:r>
        <w:rPr>
          <w:rStyle w:val="normaltextrun"/>
          <w:rFonts w:ascii="Consolas" w:hAnsi="Consolas" w:cs="Segoe UI"/>
          <w:sz w:val="18"/>
          <w:szCs w:val="18"/>
        </w:rPr>
        <w:t>d.DepartmentID</w:t>
      </w:r>
      <w:proofErr w:type="spellEnd"/>
      <w:proofErr w:type="gramEnd"/>
      <w:r>
        <w:rPr>
          <w:rStyle w:val="normaltextrun"/>
          <w:rFonts w:ascii="Consolas" w:hAnsi="Consolas" w:cs="Segoe UI"/>
          <w:sz w:val="18"/>
          <w:szCs w:val="18"/>
        </w:rPr>
        <w:t> = </w:t>
      </w:r>
      <w:proofErr w:type="spellStart"/>
      <w:proofErr w:type="gramStart"/>
      <w:r>
        <w:rPr>
          <w:rStyle w:val="normaltextrun"/>
          <w:rFonts w:ascii="Consolas" w:hAnsi="Consolas" w:cs="Segoe UI"/>
          <w:sz w:val="18"/>
          <w:szCs w:val="18"/>
        </w:rPr>
        <w:t>l.departmentID</w:t>
      </w:r>
      <w:proofErr w:type="spellEnd"/>
      <w:proofErr w:type="gramEnd"/>
      <w:r>
        <w:rPr>
          <w:rStyle w:val="eop"/>
          <w:rFonts w:ascii="Consolas" w:hAnsi="Consolas" w:cs="Segoe UI"/>
          <w:sz w:val="18"/>
          <w:szCs w:val="18"/>
          <w:bdr w:val="none" w:color="auto" w:sz="0" w:space="0" w:frame="1"/>
          <w:shd w:val="clear" w:color="auto" w:fill="C6C6C6"/>
        </w:rPr>
        <w:t> </w:t>
      </w:r>
    </w:p>
    <w:p w:rsidR="00BD2AFA" w:rsidP="00BD2AFA" w:rsidRDefault="00BD2AFA" w14:paraId="0F64FFCE" w14:textId="77777777">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WHERE LOWER(</w:t>
      </w:r>
      <w:proofErr w:type="spellStart"/>
      <w:proofErr w:type="gramStart"/>
      <w:r>
        <w:rPr>
          <w:rStyle w:val="normaltextrun"/>
          <w:rFonts w:ascii="Consolas" w:hAnsi="Consolas" w:cs="Segoe UI"/>
          <w:sz w:val="18"/>
          <w:szCs w:val="18"/>
        </w:rPr>
        <w:t>x.area</w:t>
      </w:r>
      <w:proofErr w:type="gramEnd"/>
      <w:r>
        <w:rPr>
          <w:rStyle w:val="normaltextrun"/>
          <w:rFonts w:ascii="Consolas" w:hAnsi="Consolas" w:cs="Segoe UI"/>
          <w:sz w:val="18"/>
          <w:szCs w:val="18"/>
        </w:rPr>
        <w:t>_of_expertise</w:t>
      </w:r>
      <w:proofErr w:type="spellEnd"/>
      <w:r>
        <w:rPr>
          <w:rStyle w:val="normaltextrun"/>
          <w:rFonts w:ascii="Consolas" w:hAnsi="Consolas" w:cs="Segoe UI"/>
          <w:sz w:val="18"/>
          <w:szCs w:val="18"/>
        </w:rPr>
        <w:t>) LIKE LOWER(?)</w:t>
      </w:r>
      <w:r>
        <w:rPr>
          <w:rStyle w:val="eop"/>
          <w:rFonts w:ascii="Consolas" w:hAnsi="Consolas" w:cs="Segoe UI"/>
          <w:sz w:val="18"/>
          <w:szCs w:val="18"/>
          <w:bdr w:val="none" w:color="auto" w:sz="0" w:space="0" w:frame="1"/>
          <w:shd w:val="clear" w:color="auto" w:fill="C6C6C6"/>
        </w:rPr>
        <w:t> </w:t>
      </w:r>
    </w:p>
    <w:p w:rsidR="00BD2AFA" w:rsidP="00BD2AFA" w:rsidRDefault="00BD2AFA" w14:paraId="30B63623" w14:textId="77777777">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w:t>
      </w:r>
      <w:r>
        <w:rPr>
          <w:rStyle w:val="eop"/>
          <w:rFonts w:ascii="Consolas" w:hAnsi="Consolas" w:cs="Segoe UI"/>
          <w:sz w:val="18"/>
          <w:szCs w:val="18"/>
          <w:bdr w:val="none" w:color="auto" w:sz="0" w:space="0" w:frame="1"/>
          <w:shd w:val="clear" w:color="auto" w:fill="C6C6C6"/>
        </w:rPr>
        <w:t> </w:t>
      </w:r>
    </w:p>
    <w:p w:rsidR="00BD2AFA" w:rsidP="00BD2AFA" w:rsidRDefault="00BD2AFA" w14:paraId="5947AE4F" w14:textId="77777777">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Q4 — Courses in a department:</w:t>
      </w:r>
      <w:r>
        <w:rPr>
          <w:rStyle w:val="eop"/>
          <w:rFonts w:ascii="Consolas" w:hAnsi="Consolas" w:cs="Segoe UI"/>
          <w:sz w:val="18"/>
          <w:szCs w:val="18"/>
          <w:bdr w:val="none" w:color="auto" w:sz="0" w:space="0" w:frame="1"/>
          <w:shd w:val="clear" w:color="auto" w:fill="C6C6C6"/>
        </w:rPr>
        <w:t> </w:t>
      </w:r>
    </w:p>
    <w:p w:rsidR="00BD2AFA" w:rsidP="00BD2AFA" w:rsidRDefault="00BD2AFA" w14:paraId="2DF7057C" w14:textId="77777777">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SELECT DISTINCT </w:t>
      </w:r>
      <w:proofErr w:type="spellStart"/>
      <w:proofErr w:type="gramStart"/>
      <w:r>
        <w:rPr>
          <w:rStyle w:val="normaltextrun"/>
          <w:rFonts w:ascii="Consolas" w:hAnsi="Consolas" w:cs="Segoe UI"/>
          <w:sz w:val="18"/>
          <w:szCs w:val="18"/>
        </w:rPr>
        <w:t>c.Course</w:t>
      </w:r>
      <w:proofErr w:type="gramEnd"/>
      <w:r>
        <w:rPr>
          <w:rStyle w:val="normaltextrun"/>
          <w:rFonts w:ascii="Consolas" w:hAnsi="Consolas" w:cs="Segoe UI"/>
          <w:sz w:val="18"/>
          <w:szCs w:val="18"/>
        </w:rPr>
        <w:t>_code</w:t>
      </w:r>
      <w:proofErr w:type="spellEnd"/>
      <w:r>
        <w:rPr>
          <w:rStyle w:val="normaltextrun"/>
          <w:rFonts w:ascii="Consolas" w:hAnsi="Consolas" w:cs="Segoe UI"/>
          <w:sz w:val="18"/>
          <w:szCs w:val="18"/>
        </w:rPr>
        <w:t>, c.name, </w:t>
      </w:r>
      <w:proofErr w:type="spellStart"/>
      <w:proofErr w:type="gramStart"/>
      <w:r>
        <w:rPr>
          <w:rStyle w:val="normaltextrun"/>
          <w:rFonts w:ascii="Consolas" w:hAnsi="Consolas" w:cs="Segoe UI"/>
          <w:sz w:val="18"/>
          <w:szCs w:val="18"/>
        </w:rPr>
        <w:t>l.first</w:t>
      </w:r>
      <w:proofErr w:type="spellEnd"/>
      <w:proofErr w:type="gramEnd"/>
      <w:r>
        <w:rPr>
          <w:rStyle w:val="normaltextrun"/>
          <w:rFonts w:ascii="Consolas" w:hAnsi="Consolas" w:cs="Segoe UI"/>
          <w:sz w:val="18"/>
          <w:szCs w:val="18"/>
        </w:rPr>
        <w:t>, </w:t>
      </w:r>
      <w:proofErr w:type="spellStart"/>
      <w:proofErr w:type="gramStart"/>
      <w:r>
        <w:rPr>
          <w:rStyle w:val="normaltextrun"/>
          <w:rFonts w:ascii="Consolas" w:hAnsi="Consolas" w:cs="Segoe UI"/>
          <w:sz w:val="18"/>
          <w:szCs w:val="18"/>
        </w:rPr>
        <w:t>l.last</w:t>
      </w:r>
      <w:proofErr w:type="spellEnd"/>
      <w:proofErr w:type="gramEnd"/>
      <w:r>
        <w:rPr>
          <w:rStyle w:val="eop"/>
          <w:rFonts w:ascii="Consolas" w:hAnsi="Consolas" w:cs="Segoe UI"/>
          <w:sz w:val="18"/>
          <w:szCs w:val="18"/>
          <w:bdr w:val="none" w:color="auto" w:sz="0" w:space="0" w:frame="1"/>
          <w:shd w:val="clear" w:color="auto" w:fill="C6C6C6"/>
        </w:rPr>
        <w:t> </w:t>
      </w:r>
    </w:p>
    <w:p w:rsidR="00BD2AFA" w:rsidP="00BD2AFA" w:rsidRDefault="00BD2AFA" w14:paraId="789A3864" w14:textId="77777777">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FROM enrollments e</w:t>
      </w:r>
      <w:r>
        <w:rPr>
          <w:rStyle w:val="eop"/>
          <w:rFonts w:ascii="Consolas" w:hAnsi="Consolas" w:cs="Segoe UI"/>
          <w:sz w:val="18"/>
          <w:szCs w:val="18"/>
          <w:bdr w:val="none" w:color="auto" w:sz="0" w:space="0" w:frame="1"/>
          <w:shd w:val="clear" w:color="auto" w:fill="C6C6C6"/>
        </w:rPr>
        <w:t> </w:t>
      </w:r>
    </w:p>
    <w:p w:rsidR="00BD2AFA" w:rsidP="00BD2AFA" w:rsidRDefault="00BD2AFA" w14:paraId="4F724612" w14:textId="77777777">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JOIN course c ON </w:t>
      </w:r>
      <w:proofErr w:type="spellStart"/>
      <w:proofErr w:type="gramStart"/>
      <w:r>
        <w:rPr>
          <w:rStyle w:val="normaltextrun"/>
          <w:rFonts w:ascii="Consolas" w:hAnsi="Consolas" w:cs="Segoe UI"/>
          <w:sz w:val="18"/>
          <w:szCs w:val="18"/>
        </w:rPr>
        <w:t>c.Course</w:t>
      </w:r>
      <w:proofErr w:type="gramEnd"/>
      <w:r>
        <w:rPr>
          <w:rStyle w:val="normaltextrun"/>
          <w:rFonts w:ascii="Consolas" w:hAnsi="Consolas" w:cs="Segoe UI"/>
          <w:sz w:val="18"/>
          <w:szCs w:val="18"/>
        </w:rPr>
        <w:t>_code</w:t>
      </w:r>
      <w:proofErr w:type="spellEnd"/>
      <w:r>
        <w:rPr>
          <w:rStyle w:val="normaltextrun"/>
          <w:rFonts w:ascii="Consolas" w:hAnsi="Consolas" w:cs="Segoe UI"/>
          <w:sz w:val="18"/>
          <w:szCs w:val="18"/>
        </w:rPr>
        <w:t> = </w:t>
      </w:r>
      <w:proofErr w:type="spellStart"/>
      <w:proofErr w:type="gramStart"/>
      <w:r>
        <w:rPr>
          <w:rStyle w:val="normaltextrun"/>
          <w:rFonts w:ascii="Consolas" w:hAnsi="Consolas" w:cs="Segoe UI"/>
          <w:sz w:val="18"/>
          <w:szCs w:val="18"/>
        </w:rPr>
        <w:t>e.course</w:t>
      </w:r>
      <w:proofErr w:type="gramEnd"/>
      <w:r>
        <w:rPr>
          <w:rStyle w:val="normaltextrun"/>
          <w:rFonts w:ascii="Consolas" w:hAnsi="Consolas" w:cs="Segoe UI"/>
          <w:sz w:val="18"/>
          <w:szCs w:val="18"/>
        </w:rPr>
        <w:t>_code</w:t>
      </w:r>
      <w:proofErr w:type="spellEnd"/>
      <w:r>
        <w:rPr>
          <w:rStyle w:val="eop"/>
          <w:rFonts w:ascii="Consolas" w:hAnsi="Consolas" w:cs="Segoe UI"/>
          <w:sz w:val="18"/>
          <w:szCs w:val="18"/>
          <w:bdr w:val="none" w:color="auto" w:sz="0" w:space="0" w:frame="1"/>
          <w:shd w:val="clear" w:color="auto" w:fill="C6C6C6"/>
        </w:rPr>
        <w:t> </w:t>
      </w:r>
    </w:p>
    <w:p w:rsidR="00BD2AFA" w:rsidP="00BD2AFA" w:rsidRDefault="00BD2AFA" w14:paraId="6DF6F02F" w14:textId="77777777">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JOIN lecturers l ON </w:t>
      </w:r>
      <w:proofErr w:type="spellStart"/>
      <w:proofErr w:type="gramStart"/>
      <w:r>
        <w:rPr>
          <w:rStyle w:val="normaltextrun"/>
          <w:rFonts w:ascii="Consolas" w:hAnsi="Consolas" w:cs="Segoe UI"/>
          <w:sz w:val="18"/>
          <w:szCs w:val="18"/>
        </w:rPr>
        <w:t>l.LecturerID</w:t>
      </w:r>
      <w:proofErr w:type="spellEnd"/>
      <w:proofErr w:type="gramEnd"/>
      <w:r>
        <w:rPr>
          <w:rStyle w:val="normaltextrun"/>
          <w:rFonts w:ascii="Consolas" w:hAnsi="Consolas" w:cs="Segoe UI"/>
          <w:sz w:val="18"/>
          <w:szCs w:val="18"/>
        </w:rPr>
        <w:t> = </w:t>
      </w:r>
      <w:proofErr w:type="spellStart"/>
      <w:proofErr w:type="gramStart"/>
      <w:r>
        <w:rPr>
          <w:rStyle w:val="normaltextrun"/>
          <w:rFonts w:ascii="Consolas" w:hAnsi="Consolas" w:cs="Segoe UI"/>
          <w:sz w:val="18"/>
          <w:szCs w:val="18"/>
        </w:rPr>
        <w:t>e.lecturer</w:t>
      </w:r>
      <w:proofErr w:type="gramEnd"/>
      <w:r>
        <w:rPr>
          <w:rStyle w:val="normaltextrun"/>
          <w:rFonts w:ascii="Consolas" w:hAnsi="Consolas" w:cs="Segoe UI"/>
          <w:sz w:val="18"/>
          <w:szCs w:val="18"/>
        </w:rPr>
        <w:t>_id</w:t>
      </w:r>
      <w:proofErr w:type="spellEnd"/>
      <w:r>
        <w:rPr>
          <w:rStyle w:val="eop"/>
          <w:rFonts w:ascii="Consolas" w:hAnsi="Consolas" w:cs="Segoe UI"/>
          <w:sz w:val="18"/>
          <w:szCs w:val="18"/>
          <w:bdr w:val="none" w:color="auto" w:sz="0" w:space="0" w:frame="1"/>
          <w:shd w:val="clear" w:color="auto" w:fill="C6C6C6"/>
        </w:rPr>
        <w:t> </w:t>
      </w:r>
    </w:p>
    <w:p w:rsidR="00BD2AFA" w:rsidP="00BD2AFA" w:rsidRDefault="00BD2AFA" w14:paraId="35693E80" w14:textId="77777777">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JOIN departments d ON </w:t>
      </w:r>
      <w:proofErr w:type="spellStart"/>
      <w:proofErr w:type="gramStart"/>
      <w:r>
        <w:rPr>
          <w:rStyle w:val="normaltextrun"/>
          <w:rFonts w:ascii="Consolas" w:hAnsi="Consolas" w:cs="Segoe UI"/>
          <w:sz w:val="18"/>
          <w:szCs w:val="18"/>
        </w:rPr>
        <w:t>d.DepartmentID</w:t>
      </w:r>
      <w:proofErr w:type="spellEnd"/>
      <w:proofErr w:type="gramEnd"/>
      <w:r>
        <w:rPr>
          <w:rStyle w:val="normaltextrun"/>
          <w:rFonts w:ascii="Consolas" w:hAnsi="Consolas" w:cs="Segoe UI"/>
          <w:sz w:val="18"/>
          <w:szCs w:val="18"/>
        </w:rPr>
        <w:t> = </w:t>
      </w:r>
      <w:proofErr w:type="spellStart"/>
      <w:proofErr w:type="gramStart"/>
      <w:r>
        <w:rPr>
          <w:rStyle w:val="normaltextrun"/>
          <w:rFonts w:ascii="Consolas" w:hAnsi="Consolas" w:cs="Segoe UI"/>
          <w:sz w:val="18"/>
          <w:szCs w:val="18"/>
        </w:rPr>
        <w:t>l.departmentID</w:t>
      </w:r>
      <w:proofErr w:type="spellEnd"/>
      <w:proofErr w:type="gramEnd"/>
      <w:r>
        <w:rPr>
          <w:rStyle w:val="eop"/>
          <w:rFonts w:ascii="Consolas" w:hAnsi="Consolas" w:cs="Segoe UI"/>
          <w:sz w:val="18"/>
          <w:szCs w:val="18"/>
          <w:bdr w:val="none" w:color="auto" w:sz="0" w:space="0" w:frame="1"/>
          <w:shd w:val="clear" w:color="auto" w:fill="C6C6C6"/>
        </w:rPr>
        <w:t> </w:t>
      </w:r>
    </w:p>
    <w:p w:rsidR="00BD2AFA" w:rsidP="00BD2AFA" w:rsidRDefault="00BD2AFA" w14:paraId="218F7F0E" w14:textId="77777777">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WHERE LOWER(</w:t>
      </w:r>
      <w:proofErr w:type="spellStart"/>
      <w:proofErr w:type="gramStart"/>
      <w:r>
        <w:rPr>
          <w:rStyle w:val="normaltextrun"/>
          <w:rFonts w:ascii="Consolas" w:hAnsi="Consolas" w:cs="Segoe UI"/>
          <w:sz w:val="18"/>
          <w:szCs w:val="18"/>
        </w:rPr>
        <w:t>d.DepartmentName</w:t>
      </w:r>
      <w:proofErr w:type="spellEnd"/>
      <w:proofErr w:type="gramEnd"/>
      <w:r>
        <w:rPr>
          <w:rStyle w:val="normaltextrun"/>
          <w:rFonts w:ascii="Consolas" w:hAnsi="Consolas" w:cs="Segoe UI"/>
          <w:sz w:val="18"/>
          <w:szCs w:val="18"/>
        </w:rPr>
        <w:t>) = LOWER(?)</w:t>
      </w:r>
      <w:r>
        <w:rPr>
          <w:rStyle w:val="eop"/>
          <w:rFonts w:ascii="Consolas" w:hAnsi="Consolas" w:cs="Segoe UI"/>
          <w:sz w:val="18"/>
          <w:szCs w:val="18"/>
          <w:bdr w:val="none" w:color="auto" w:sz="0" w:space="0" w:frame="1"/>
          <w:shd w:val="clear" w:color="auto" w:fill="C6C6C6"/>
        </w:rPr>
        <w:t> </w:t>
      </w:r>
    </w:p>
    <w:p w:rsidR="00BD2AFA" w:rsidP="00BD2AFA" w:rsidRDefault="00BD2AFA" w14:paraId="190A0BAA" w14:textId="77777777">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w:t>
      </w:r>
      <w:r>
        <w:rPr>
          <w:rStyle w:val="eop"/>
          <w:rFonts w:ascii="Consolas" w:hAnsi="Consolas" w:cs="Segoe UI"/>
          <w:sz w:val="18"/>
          <w:szCs w:val="18"/>
          <w:bdr w:val="none" w:color="auto" w:sz="0" w:space="0" w:frame="1"/>
          <w:shd w:val="clear" w:color="auto" w:fill="C6C6C6"/>
        </w:rPr>
        <w:t> </w:t>
      </w:r>
    </w:p>
    <w:p w:rsidR="00BD2AFA" w:rsidP="00BD2AFA" w:rsidRDefault="00BD2AFA" w14:paraId="316E287D" w14:textId="77777777">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Q5 — Final-year students, avg &gt; threshold:</w:t>
      </w:r>
      <w:r>
        <w:rPr>
          <w:rStyle w:val="eop"/>
          <w:rFonts w:ascii="Consolas" w:hAnsi="Consolas" w:cs="Segoe UI"/>
          <w:sz w:val="18"/>
          <w:szCs w:val="18"/>
          <w:bdr w:val="none" w:color="auto" w:sz="0" w:space="0" w:frame="1"/>
          <w:shd w:val="clear" w:color="auto" w:fill="C6C6C6"/>
        </w:rPr>
        <w:t> </w:t>
      </w:r>
    </w:p>
    <w:p w:rsidR="00BD2AFA" w:rsidP="00BD2AFA" w:rsidRDefault="00BD2AFA" w14:paraId="6A1411EF" w14:textId="77777777">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FROM students s</w:t>
      </w:r>
      <w:r>
        <w:rPr>
          <w:rStyle w:val="eop"/>
          <w:rFonts w:ascii="Consolas" w:hAnsi="Consolas" w:cs="Segoe UI"/>
          <w:sz w:val="18"/>
          <w:szCs w:val="18"/>
          <w:bdr w:val="none" w:color="auto" w:sz="0" w:space="0" w:frame="1"/>
          <w:shd w:val="clear" w:color="auto" w:fill="C6C6C6"/>
        </w:rPr>
        <w:t> </w:t>
      </w:r>
    </w:p>
    <w:p w:rsidR="00BD2AFA" w:rsidP="00BD2AFA" w:rsidRDefault="00BD2AFA" w14:paraId="1F00E574" w14:textId="77777777">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JOIN programs p ON p.name = </w:t>
      </w:r>
      <w:proofErr w:type="spellStart"/>
      <w:proofErr w:type="gramStart"/>
      <w:r>
        <w:rPr>
          <w:rStyle w:val="normaltextrun"/>
          <w:rFonts w:ascii="Consolas" w:hAnsi="Consolas" w:cs="Segoe UI"/>
          <w:sz w:val="18"/>
          <w:szCs w:val="18"/>
        </w:rPr>
        <w:t>s.program</w:t>
      </w:r>
      <w:proofErr w:type="gramEnd"/>
      <w:r>
        <w:rPr>
          <w:rStyle w:val="normaltextrun"/>
          <w:rFonts w:ascii="Consolas" w:hAnsi="Consolas" w:cs="Segoe UI"/>
          <w:sz w:val="18"/>
          <w:szCs w:val="18"/>
        </w:rPr>
        <w:t>_enrolled</w:t>
      </w:r>
      <w:proofErr w:type="spellEnd"/>
      <w:r>
        <w:rPr>
          <w:rStyle w:val="eop"/>
          <w:rFonts w:ascii="Consolas" w:hAnsi="Consolas" w:cs="Segoe UI"/>
          <w:sz w:val="18"/>
          <w:szCs w:val="18"/>
          <w:bdr w:val="none" w:color="auto" w:sz="0" w:space="0" w:frame="1"/>
          <w:shd w:val="clear" w:color="auto" w:fill="C6C6C6"/>
        </w:rPr>
        <w:t> </w:t>
      </w:r>
    </w:p>
    <w:p w:rsidR="00BD2AFA" w:rsidP="00BD2AFA" w:rsidRDefault="00BD2AFA" w14:paraId="006F4EA3" w14:textId="77777777">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JOIN enrollments e ON </w:t>
      </w:r>
      <w:proofErr w:type="spellStart"/>
      <w:proofErr w:type="gramStart"/>
      <w:r>
        <w:rPr>
          <w:rStyle w:val="normaltextrun"/>
          <w:rFonts w:ascii="Consolas" w:hAnsi="Consolas" w:cs="Segoe UI"/>
          <w:sz w:val="18"/>
          <w:szCs w:val="18"/>
        </w:rPr>
        <w:t>e.student</w:t>
      </w:r>
      <w:proofErr w:type="gramEnd"/>
      <w:r>
        <w:rPr>
          <w:rStyle w:val="normaltextrun"/>
          <w:rFonts w:ascii="Consolas" w:hAnsi="Consolas" w:cs="Segoe UI"/>
          <w:sz w:val="18"/>
          <w:szCs w:val="18"/>
        </w:rPr>
        <w:t>_id</w:t>
      </w:r>
      <w:proofErr w:type="spellEnd"/>
      <w:r>
        <w:rPr>
          <w:rStyle w:val="normaltextrun"/>
          <w:rFonts w:ascii="Consolas" w:hAnsi="Consolas" w:cs="Segoe UI"/>
          <w:sz w:val="18"/>
          <w:szCs w:val="18"/>
        </w:rPr>
        <w:t> = </w:t>
      </w:r>
      <w:proofErr w:type="spellStart"/>
      <w:proofErr w:type="gramStart"/>
      <w:r>
        <w:rPr>
          <w:rStyle w:val="normaltextrun"/>
          <w:rFonts w:ascii="Consolas" w:hAnsi="Consolas" w:cs="Segoe UI"/>
          <w:sz w:val="18"/>
          <w:szCs w:val="18"/>
        </w:rPr>
        <w:t>s.idstudents</w:t>
      </w:r>
      <w:proofErr w:type="spellEnd"/>
      <w:proofErr w:type="gramEnd"/>
      <w:r>
        <w:rPr>
          <w:rStyle w:val="eop"/>
          <w:rFonts w:ascii="Consolas" w:hAnsi="Consolas" w:cs="Segoe UI"/>
          <w:sz w:val="18"/>
          <w:szCs w:val="18"/>
          <w:bdr w:val="none" w:color="auto" w:sz="0" w:space="0" w:frame="1"/>
          <w:shd w:val="clear" w:color="auto" w:fill="C6C6C6"/>
        </w:rPr>
        <w:t> </w:t>
      </w:r>
    </w:p>
    <w:p w:rsidR="00BD2AFA" w:rsidP="00BD2AFA" w:rsidRDefault="00BD2AFA" w14:paraId="49287F3B" w14:textId="77777777">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WHERE </w:t>
      </w:r>
      <w:proofErr w:type="spellStart"/>
      <w:proofErr w:type="gramStart"/>
      <w:r>
        <w:rPr>
          <w:rStyle w:val="normaltextrun"/>
          <w:rFonts w:ascii="Consolas" w:hAnsi="Consolas" w:cs="Segoe UI"/>
          <w:sz w:val="18"/>
          <w:szCs w:val="18"/>
        </w:rPr>
        <w:t>s.year</w:t>
      </w:r>
      <w:proofErr w:type="gramEnd"/>
      <w:r>
        <w:rPr>
          <w:rStyle w:val="normaltextrun"/>
          <w:rFonts w:ascii="Consolas" w:hAnsi="Consolas" w:cs="Segoe UI"/>
          <w:sz w:val="18"/>
          <w:szCs w:val="18"/>
        </w:rPr>
        <w:t>_of_study</w:t>
      </w:r>
      <w:proofErr w:type="spellEnd"/>
      <w:r>
        <w:rPr>
          <w:rStyle w:val="normaltextrun"/>
          <w:rFonts w:ascii="Consolas" w:hAnsi="Consolas" w:cs="Segoe UI"/>
          <w:sz w:val="18"/>
          <w:szCs w:val="18"/>
        </w:rPr>
        <w:t> &gt;= </w:t>
      </w:r>
      <w:proofErr w:type="spellStart"/>
      <w:proofErr w:type="gramStart"/>
      <w:r>
        <w:rPr>
          <w:rStyle w:val="normaltextrun"/>
          <w:rFonts w:ascii="Consolas" w:hAnsi="Consolas" w:cs="Segoe UI"/>
          <w:sz w:val="18"/>
          <w:szCs w:val="18"/>
        </w:rPr>
        <w:t>p.duration</w:t>
      </w:r>
      <w:proofErr w:type="gramEnd"/>
      <w:r>
        <w:rPr>
          <w:rStyle w:val="normaltextrun"/>
          <w:rFonts w:ascii="Consolas" w:hAnsi="Consolas" w:cs="Segoe UI"/>
          <w:sz w:val="18"/>
          <w:szCs w:val="18"/>
        </w:rPr>
        <w:t>_years</w:t>
      </w:r>
      <w:proofErr w:type="spellEnd"/>
      <w:r>
        <w:rPr>
          <w:rStyle w:val="eop"/>
          <w:rFonts w:ascii="Consolas" w:hAnsi="Consolas" w:cs="Segoe UI"/>
          <w:sz w:val="18"/>
          <w:szCs w:val="18"/>
          <w:bdr w:val="none" w:color="auto" w:sz="0" w:space="0" w:frame="1"/>
          <w:shd w:val="clear" w:color="auto" w:fill="C6C6C6"/>
        </w:rPr>
        <w:t> </w:t>
      </w:r>
    </w:p>
    <w:p w:rsidR="00BD2AFA" w:rsidP="00BD2AFA" w:rsidRDefault="00BD2AFA" w14:paraId="31A5E73B" w14:textId="77777777">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AND </w:t>
      </w:r>
      <w:proofErr w:type="spellStart"/>
      <w:proofErr w:type="gramStart"/>
      <w:r>
        <w:rPr>
          <w:rStyle w:val="normaltextrun"/>
          <w:rFonts w:ascii="Consolas" w:hAnsi="Consolas" w:cs="Segoe UI"/>
          <w:sz w:val="18"/>
          <w:szCs w:val="18"/>
        </w:rPr>
        <w:t>s.graduation</w:t>
      </w:r>
      <w:proofErr w:type="gramEnd"/>
      <w:r>
        <w:rPr>
          <w:rStyle w:val="normaltextrun"/>
          <w:rFonts w:ascii="Consolas" w:hAnsi="Consolas" w:cs="Segoe UI"/>
          <w:sz w:val="18"/>
          <w:szCs w:val="18"/>
        </w:rPr>
        <w:t>_status</w:t>
      </w:r>
      <w:proofErr w:type="spellEnd"/>
      <w:r>
        <w:rPr>
          <w:rStyle w:val="normaltextrun"/>
          <w:rFonts w:ascii="Consolas" w:hAnsi="Consolas" w:cs="Segoe UI"/>
          <w:sz w:val="18"/>
          <w:szCs w:val="18"/>
        </w:rPr>
        <w:t> &lt;&gt; 'Graduated'</w:t>
      </w:r>
      <w:r>
        <w:rPr>
          <w:rStyle w:val="eop"/>
          <w:rFonts w:ascii="Consolas" w:hAnsi="Consolas" w:cs="Segoe UI"/>
          <w:sz w:val="18"/>
          <w:szCs w:val="18"/>
          <w:bdr w:val="none" w:color="auto" w:sz="0" w:space="0" w:frame="1"/>
          <w:shd w:val="clear" w:color="auto" w:fill="C6C6C6"/>
        </w:rPr>
        <w:t> </w:t>
      </w:r>
    </w:p>
    <w:p w:rsidR="00BD2AFA" w:rsidP="00BD2AFA" w:rsidRDefault="00BD2AFA" w14:paraId="44A49DD9" w14:textId="77777777">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AND </w:t>
      </w:r>
      <w:proofErr w:type="spellStart"/>
      <w:proofErr w:type="gramStart"/>
      <w:r>
        <w:rPr>
          <w:rStyle w:val="normaltextrun"/>
          <w:rFonts w:ascii="Consolas" w:hAnsi="Consolas" w:cs="Segoe UI"/>
          <w:sz w:val="18"/>
          <w:szCs w:val="18"/>
        </w:rPr>
        <w:t>e.grade</w:t>
      </w:r>
      <w:proofErr w:type="spellEnd"/>
      <w:proofErr w:type="gramEnd"/>
      <w:r>
        <w:rPr>
          <w:rStyle w:val="normaltextrun"/>
          <w:rFonts w:ascii="Consolas" w:hAnsi="Consolas" w:cs="Segoe UI"/>
          <w:sz w:val="18"/>
          <w:szCs w:val="18"/>
        </w:rPr>
        <w:t> IS NOT NULL</w:t>
      </w:r>
      <w:r>
        <w:rPr>
          <w:rStyle w:val="eop"/>
          <w:rFonts w:ascii="Consolas" w:hAnsi="Consolas" w:cs="Segoe UI"/>
          <w:sz w:val="18"/>
          <w:szCs w:val="18"/>
          <w:bdr w:val="none" w:color="auto" w:sz="0" w:space="0" w:frame="1"/>
          <w:shd w:val="clear" w:color="auto" w:fill="C6C6C6"/>
        </w:rPr>
        <w:t> </w:t>
      </w:r>
    </w:p>
    <w:p w:rsidR="00BD2AFA" w:rsidP="00BD2AFA" w:rsidRDefault="00BD2AFA" w14:paraId="7A485862" w14:textId="77777777">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GROUP BY </w:t>
      </w:r>
      <w:proofErr w:type="spellStart"/>
      <w:proofErr w:type="gramStart"/>
      <w:r>
        <w:rPr>
          <w:rStyle w:val="normaltextrun"/>
          <w:rFonts w:ascii="Consolas" w:hAnsi="Consolas" w:cs="Segoe UI"/>
          <w:sz w:val="18"/>
          <w:szCs w:val="18"/>
        </w:rPr>
        <w:t>s.idstudents</w:t>
      </w:r>
      <w:proofErr w:type="spellEnd"/>
      <w:proofErr w:type="gramEnd"/>
      <w:r>
        <w:rPr>
          <w:rStyle w:val="normaltextrun"/>
          <w:rFonts w:ascii="Consolas" w:hAnsi="Consolas" w:cs="Segoe UI"/>
          <w:sz w:val="18"/>
          <w:szCs w:val="18"/>
        </w:rPr>
        <w:t>, ...</w:t>
      </w:r>
      <w:r>
        <w:rPr>
          <w:rStyle w:val="eop"/>
          <w:rFonts w:ascii="Consolas" w:hAnsi="Consolas" w:cs="Segoe UI"/>
          <w:sz w:val="18"/>
          <w:szCs w:val="18"/>
          <w:bdr w:val="none" w:color="auto" w:sz="0" w:space="0" w:frame="1"/>
          <w:shd w:val="clear" w:color="auto" w:fill="C6C6C6"/>
        </w:rPr>
        <w:t> </w:t>
      </w:r>
    </w:p>
    <w:p w:rsidR="00BD2AFA" w:rsidP="00BD2AFA" w:rsidRDefault="00BD2AFA" w14:paraId="44739D8A" w14:textId="77777777">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HAVING AVG(</w:t>
      </w:r>
      <w:proofErr w:type="spellStart"/>
      <w:proofErr w:type="gramStart"/>
      <w:r>
        <w:rPr>
          <w:rStyle w:val="normaltextrun"/>
          <w:rFonts w:ascii="Consolas" w:hAnsi="Consolas" w:cs="Segoe UI"/>
          <w:sz w:val="18"/>
          <w:szCs w:val="18"/>
        </w:rPr>
        <w:t>e.grade</w:t>
      </w:r>
      <w:proofErr w:type="spellEnd"/>
      <w:proofErr w:type="gramEnd"/>
      <w:r>
        <w:rPr>
          <w:rStyle w:val="normaltextrun"/>
          <w:rFonts w:ascii="Consolas" w:hAnsi="Consolas" w:cs="Segoe UI"/>
          <w:sz w:val="18"/>
          <w:szCs w:val="18"/>
        </w:rPr>
        <w:t>) </w:t>
      </w:r>
      <w:proofErr w:type="gramStart"/>
      <w:r>
        <w:rPr>
          <w:rStyle w:val="normaltextrun"/>
          <w:rFonts w:ascii="Consolas" w:hAnsi="Consolas" w:cs="Segoe UI"/>
          <w:sz w:val="18"/>
          <w:szCs w:val="18"/>
        </w:rPr>
        <w:t>&gt; ?</w:t>
      </w:r>
      <w:proofErr w:type="gramEnd"/>
      <w:r>
        <w:rPr>
          <w:rStyle w:val="eop"/>
          <w:rFonts w:ascii="Consolas" w:hAnsi="Consolas" w:cs="Segoe UI"/>
          <w:sz w:val="18"/>
          <w:szCs w:val="18"/>
          <w:bdr w:val="none" w:color="auto" w:sz="0" w:space="0" w:frame="1"/>
          <w:shd w:val="clear" w:color="auto" w:fill="C6C6C6"/>
        </w:rPr>
        <w:t> </w:t>
      </w:r>
    </w:p>
    <w:p w:rsidR="00BD2AFA" w:rsidP="00BD2AFA" w:rsidRDefault="00BD2AFA" w14:paraId="226F8D61" w14:textId="77777777">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w:t>
      </w:r>
      <w:r>
        <w:rPr>
          <w:rStyle w:val="eop"/>
          <w:rFonts w:ascii="Consolas" w:hAnsi="Consolas" w:cs="Segoe UI"/>
          <w:sz w:val="18"/>
          <w:szCs w:val="18"/>
          <w:bdr w:val="none" w:color="auto" w:sz="0" w:space="0" w:frame="1"/>
          <w:shd w:val="clear" w:color="auto" w:fill="C6C6C6"/>
        </w:rPr>
        <w:t> </w:t>
      </w:r>
    </w:p>
    <w:p w:rsidR="00BD2AFA" w:rsidP="00BD2AFA" w:rsidRDefault="00BD2AFA" w14:paraId="2C8F7857" w14:textId="77777777">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Q6 — Advisor contact:</w:t>
      </w:r>
      <w:r>
        <w:rPr>
          <w:rStyle w:val="eop"/>
          <w:rFonts w:ascii="Consolas" w:hAnsi="Consolas" w:cs="Segoe UI"/>
          <w:sz w:val="18"/>
          <w:szCs w:val="18"/>
          <w:bdr w:val="none" w:color="auto" w:sz="0" w:space="0" w:frame="1"/>
          <w:shd w:val="clear" w:color="auto" w:fill="C6C6C6"/>
        </w:rPr>
        <w:t> </w:t>
      </w:r>
    </w:p>
    <w:p w:rsidR="00BD2AFA" w:rsidP="00BD2AFA" w:rsidRDefault="00BD2AFA" w14:paraId="17085AA1" w14:textId="77777777">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FROM students s</w:t>
      </w:r>
      <w:r>
        <w:rPr>
          <w:rStyle w:val="eop"/>
          <w:rFonts w:ascii="Consolas" w:hAnsi="Consolas" w:cs="Segoe UI"/>
          <w:sz w:val="18"/>
          <w:szCs w:val="18"/>
          <w:bdr w:val="none" w:color="auto" w:sz="0" w:space="0" w:frame="1"/>
          <w:shd w:val="clear" w:color="auto" w:fill="C6C6C6"/>
        </w:rPr>
        <w:t> </w:t>
      </w:r>
    </w:p>
    <w:p w:rsidR="00BD2AFA" w:rsidP="00BD2AFA" w:rsidRDefault="00BD2AFA" w14:paraId="36898EBB" w14:textId="77777777">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JOIN lecturers l ON </w:t>
      </w:r>
      <w:proofErr w:type="spellStart"/>
      <w:proofErr w:type="gramStart"/>
      <w:r>
        <w:rPr>
          <w:rStyle w:val="normaltextrun"/>
          <w:rFonts w:ascii="Consolas" w:hAnsi="Consolas" w:cs="Segoe UI"/>
          <w:sz w:val="18"/>
          <w:szCs w:val="18"/>
        </w:rPr>
        <w:t>l.LecturerID</w:t>
      </w:r>
      <w:proofErr w:type="spellEnd"/>
      <w:proofErr w:type="gramEnd"/>
      <w:r>
        <w:rPr>
          <w:rStyle w:val="normaltextrun"/>
          <w:rFonts w:ascii="Consolas" w:hAnsi="Consolas" w:cs="Segoe UI"/>
          <w:sz w:val="18"/>
          <w:szCs w:val="18"/>
        </w:rPr>
        <w:t> = </w:t>
      </w:r>
      <w:proofErr w:type="spellStart"/>
      <w:proofErr w:type="gramStart"/>
      <w:r>
        <w:rPr>
          <w:rStyle w:val="normaltextrun"/>
          <w:rFonts w:ascii="Consolas" w:hAnsi="Consolas" w:cs="Segoe UI"/>
          <w:sz w:val="18"/>
          <w:szCs w:val="18"/>
        </w:rPr>
        <w:t>s.advisor</w:t>
      </w:r>
      <w:proofErr w:type="gramEnd"/>
      <w:r>
        <w:rPr>
          <w:rStyle w:val="normaltextrun"/>
          <w:rFonts w:ascii="Consolas" w:hAnsi="Consolas" w:cs="Segoe UI"/>
          <w:sz w:val="18"/>
          <w:szCs w:val="18"/>
        </w:rPr>
        <w:t>_id</w:t>
      </w:r>
      <w:proofErr w:type="spellEnd"/>
      <w:r>
        <w:rPr>
          <w:rStyle w:val="eop"/>
          <w:rFonts w:ascii="Consolas" w:hAnsi="Consolas" w:cs="Segoe UI"/>
          <w:sz w:val="18"/>
          <w:szCs w:val="18"/>
          <w:bdr w:val="none" w:color="auto" w:sz="0" w:space="0" w:frame="1"/>
          <w:shd w:val="clear" w:color="auto" w:fill="C6C6C6"/>
        </w:rPr>
        <w:t> </w:t>
      </w:r>
    </w:p>
    <w:p w:rsidR="00BD2AFA" w:rsidP="00BD2AFA" w:rsidRDefault="00BD2AFA" w14:paraId="56357745" w14:textId="77777777">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JOIN departments d ON </w:t>
      </w:r>
      <w:proofErr w:type="spellStart"/>
      <w:proofErr w:type="gramStart"/>
      <w:r>
        <w:rPr>
          <w:rStyle w:val="normaltextrun"/>
          <w:rFonts w:ascii="Consolas" w:hAnsi="Consolas" w:cs="Segoe UI"/>
          <w:sz w:val="18"/>
          <w:szCs w:val="18"/>
        </w:rPr>
        <w:t>d.DepartmentID</w:t>
      </w:r>
      <w:proofErr w:type="spellEnd"/>
      <w:proofErr w:type="gramEnd"/>
      <w:r>
        <w:rPr>
          <w:rStyle w:val="normaltextrun"/>
          <w:rFonts w:ascii="Consolas" w:hAnsi="Consolas" w:cs="Segoe UI"/>
          <w:sz w:val="18"/>
          <w:szCs w:val="18"/>
        </w:rPr>
        <w:t> = </w:t>
      </w:r>
      <w:proofErr w:type="spellStart"/>
      <w:proofErr w:type="gramStart"/>
      <w:r>
        <w:rPr>
          <w:rStyle w:val="normaltextrun"/>
          <w:rFonts w:ascii="Consolas" w:hAnsi="Consolas" w:cs="Segoe UI"/>
          <w:sz w:val="18"/>
          <w:szCs w:val="18"/>
        </w:rPr>
        <w:t>l.departmentID</w:t>
      </w:r>
      <w:proofErr w:type="spellEnd"/>
      <w:proofErr w:type="gramEnd"/>
      <w:r>
        <w:rPr>
          <w:rStyle w:val="eop"/>
          <w:rFonts w:ascii="Consolas" w:hAnsi="Consolas" w:cs="Segoe UI"/>
          <w:sz w:val="18"/>
          <w:szCs w:val="18"/>
          <w:bdr w:val="none" w:color="auto" w:sz="0" w:space="0" w:frame="1"/>
          <w:shd w:val="clear" w:color="auto" w:fill="C6C6C6"/>
        </w:rPr>
        <w:t> </w:t>
      </w:r>
    </w:p>
    <w:p w:rsidR="00BD2AFA" w:rsidP="00BD2AFA" w:rsidRDefault="00BD2AFA" w14:paraId="5C2D7C03" w14:textId="77777777">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WHERE </w:t>
      </w:r>
      <w:proofErr w:type="spellStart"/>
      <w:proofErr w:type="gramStart"/>
      <w:r>
        <w:rPr>
          <w:rStyle w:val="normaltextrun"/>
          <w:rFonts w:ascii="Consolas" w:hAnsi="Consolas" w:cs="Segoe UI"/>
          <w:sz w:val="18"/>
          <w:szCs w:val="18"/>
        </w:rPr>
        <w:t>s.idstudents</w:t>
      </w:r>
      <w:proofErr w:type="spellEnd"/>
      <w:proofErr w:type="gramEnd"/>
      <w:r>
        <w:rPr>
          <w:rStyle w:val="normaltextrun"/>
          <w:rFonts w:ascii="Consolas" w:hAnsi="Consolas" w:cs="Segoe UI"/>
          <w:sz w:val="18"/>
          <w:szCs w:val="18"/>
        </w:rPr>
        <w:t> </w:t>
      </w:r>
      <w:proofErr w:type="gramStart"/>
      <w:r>
        <w:rPr>
          <w:rStyle w:val="normaltextrun"/>
          <w:rFonts w:ascii="Consolas" w:hAnsi="Consolas" w:cs="Segoe UI"/>
          <w:sz w:val="18"/>
          <w:szCs w:val="18"/>
        </w:rPr>
        <w:t>= ?</w:t>
      </w:r>
      <w:proofErr w:type="gramEnd"/>
      <w:r>
        <w:rPr>
          <w:rStyle w:val="eop"/>
          <w:rFonts w:ascii="Consolas" w:hAnsi="Consolas" w:cs="Segoe UI"/>
          <w:sz w:val="18"/>
          <w:szCs w:val="18"/>
          <w:bdr w:val="none" w:color="auto" w:sz="0" w:space="0" w:frame="1"/>
          <w:shd w:val="clear" w:color="auto" w:fill="C6C6C6"/>
        </w:rPr>
        <w:t> </w:t>
      </w:r>
    </w:p>
    <w:p w:rsidR="00BD2AFA" w:rsidP="00BD2AFA" w:rsidRDefault="00BD2AFA" w14:paraId="57FB7926" w14:textId="77777777">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w:t>
      </w:r>
      <w:r>
        <w:rPr>
          <w:rStyle w:val="eop"/>
          <w:rFonts w:ascii="Consolas" w:hAnsi="Consolas" w:cs="Segoe UI"/>
          <w:sz w:val="18"/>
          <w:szCs w:val="18"/>
          <w:bdr w:val="none" w:color="auto" w:sz="0" w:space="0" w:frame="1"/>
          <w:shd w:val="clear" w:color="auto" w:fill="C6C6C6"/>
        </w:rPr>
        <w:t> </w:t>
      </w:r>
    </w:p>
    <w:p w:rsidR="00BD2AFA" w:rsidP="00BD2AFA" w:rsidRDefault="00BD2AFA" w14:paraId="65637C85" w14:textId="77777777">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Q7 — Advisees of a lecturer:</w:t>
      </w:r>
      <w:r>
        <w:rPr>
          <w:rStyle w:val="eop"/>
          <w:rFonts w:ascii="Consolas" w:hAnsi="Consolas" w:cs="Segoe UI"/>
          <w:sz w:val="18"/>
          <w:szCs w:val="18"/>
          <w:bdr w:val="none" w:color="auto" w:sz="0" w:space="0" w:frame="1"/>
          <w:shd w:val="clear" w:color="auto" w:fill="C6C6C6"/>
        </w:rPr>
        <w:t> </w:t>
      </w:r>
    </w:p>
    <w:p w:rsidR="00BD2AFA" w:rsidP="00BD2AFA" w:rsidRDefault="00BD2AFA" w14:paraId="34ACF2BA" w14:textId="77777777">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FROM students s</w:t>
      </w:r>
      <w:r>
        <w:rPr>
          <w:rStyle w:val="eop"/>
          <w:rFonts w:ascii="Consolas" w:hAnsi="Consolas" w:cs="Segoe UI"/>
          <w:sz w:val="18"/>
          <w:szCs w:val="18"/>
          <w:bdr w:val="none" w:color="auto" w:sz="0" w:space="0" w:frame="1"/>
          <w:shd w:val="clear" w:color="auto" w:fill="C6C6C6"/>
        </w:rPr>
        <w:t> </w:t>
      </w:r>
    </w:p>
    <w:p w:rsidR="00BD2AFA" w:rsidP="00BD2AFA" w:rsidRDefault="00BD2AFA" w14:paraId="69E89F70" w14:textId="77777777">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JOIN lecturers l ON </w:t>
      </w:r>
      <w:proofErr w:type="spellStart"/>
      <w:proofErr w:type="gramStart"/>
      <w:r>
        <w:rPr>
          <w:rStyle w:val="normaltextrun"/>
          <w:rFonts w:ascii="Consolas" w:hAnsi="Consolas" w:cs="Segoe UI"/>
          <w:sz w:val="18"/>
          <w:szCs w:val="18"/>
        </w:rPr>
        <w:t>l.LecturerID</w:t>
      </w:r>
      <w:proofErr w:type="spellEnd"/>
      <w:proofErr w:type="gramEnd"/>
      <w:r>
        <w:rPr>
          <w:rStyle w:val="normaltextrun"/>
          <w:rFonts w:ascii="Consolas" w:hAnsi="Consolas" w:cs="Segoe UI"/>
          <w:sz w:val="18"/>
          <w:szCs w:val="18"/>
        </w:rPr>
        <w:t> = </w:t>
      </w:r>
      <w:proofErr w:type="spellStart"/>
      <w:proofErr w:type="gramStart"/>
      <w:r>
        <w:rPr>
          <w:rStyle w:val="normaltextrun"/>
          <w:rFonts w:ascii="Consolas" w:hAnsi="Consolas" w:cs="Segoe UI"/>
          <w:sz w:val="18"/>
          <w:szCs w:val="18"/>
        </w:rPr>
        <w:t>s.advisor</w:t>
      </w:r>
      <w:proofErr w:type="gramEnd"/>
      <w:r>
        <w:rPr>
          <w:rStyle w:val="normaltextrun"/>
          <w:rFonts w:ascii="Consolas" w:hAnsi="Consolas" w:cs="Segoe UI"/>
          <w:sz w:val="18"/>
          <w:szCs w:val="18"/>
        </w:rPr>
        <w:t>_id</w:t>
      </w:r>
      <w:proofErr w:type="spellEnd"/>
      <w:r>
        <w:rPr>
          <w:rStyle w:val="eop"/>
          <w:rFonts w:ascii="Consolas" w:hAnsi="Consolas" w:cs="Segoe UI"/>
          <w:sz w:val="18"/>
          <w:szCs w:val="18"/>
          <w:bdr w:val="none" w:color="auto" w:sz="0" w:space="0" w:frame="1"/>
          <w:shd w:val="clear" w:color="auto" w:fill="C6C6C6"/>
        </w:rPr>
        <w:t> </w:t>
      </w:r>
    </w:p>
    <w:p w:rsidR="00BD2AFA" w:rsidP="00BD2AFA" w:rsidRDefault="00BD2AFA" w14:paraId="1C396BAC" w14:textId="77777777">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WHERE LOWER(</w:t>
      </w:r>
      <w:proofErr w:type="spellStart"/>
      <w:proofErr w:type="gramStart"/>
      <w:r>
        <w:rPr>
          <w:rStyle w:val="normaltextrun"/>
          <w:rFonts w:ascii="Consolas" w:hAnsi="Consolas" w:cs="Segoe UI"/>
          <w:sz w:val="18"/>
          <w:szCs w:val="18"/>
        </w:rPr>
        <w:t>l.lecturerslastname</w:t>
      </w:r>
      <w:proofErr w:type="spellEnd"/>
      <w:proofErr w:type="gramEnd"/>
      <w:r>
        <w:rPr>
          <w:rStyle w:val="normaltextrun"/>
          <w:rFonts w:ascii="Consolas" w:hAnsi="Consolas" w:cs="Segoe UI"/>
          <w:sz w:val="18"/>
          <w:szCs w:val="18"/>
        </w:rPr>
        <w:t>) = LOWER(?)</w:t>
      </w:r>
      <w:r>
        <w:rPr>
          <w:rStyle w:val="eop"/>
          <w:rFonts w:ascii="Consolas" w:hAnsi="Consolas" w:cs="Segoe UI"/>
          <w:sz w:val="18"/>
          <w:szCs w:val="18"/>
          <w:bdr w:val="none" w:color="auto" w:sz="0" w:space="0" w:frame="1"/>
          <w:shd w:val="clear" w:color="auto" w:fill="C6C6C6"/>
        </w:rPr>
        <w:t> </w:t>
      </w:r>
    </w:p>
    <w:p w:rsidR="00BD2AFA" w:rsidP="00BD2AFA" w:rsidRDefault="00BD2AFA" w14:paraId="61E4731C" w14:textId="77777777">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w:t>
      </w:r>
      <w:r>
        <w:rPr>
          <w:rStyle w:val="eop"/>
          <w:rFonts w:ascii="Consolas" w:hAnsi="Consolas" w:cs="Segoe UI"/>
          <w:sz w:val="18"/>
          <w:szCs w:val="18"/>
          <w:bdr w:val="none" w:color="auto" w:sz="0" w:space="0" w:frame="1"/>
          <w:shd w:val="clear" w:color="auto" w:fill="C6C6C6"/>
        </w:rPr>
        <w:t> </w:t>
      </w:r>
    </w:p>
    <w:p w:rsidR="00BD2AFA" w:rsidP="00BD2AFA" w:rsidRDefault="00BD2AFA" w14:paraId="1420D9E8" w14:textId="77777777">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Q8 — Publications in a year:</w:t>
      </w:r>
      <w:r>
        <w:rPr>
          <w:rStyle w:val="eop"/>
          <w:rFonts w:ascii="Consolas" w:hAnsi="Consolas" w:cs="Segoe UI"/>
          <w:sz w:val="18"/>
          <w:szCs w:val="18"/>
          <w:bdr w:val="none" w:color="auto" w:sz="0" w:space="0" w:frame="1"/>
          <w:shd w:val="clear" w:color="auto" w:fill="C6C6C6"/>
        </w:rPr>
        <w:t> </w:t>
      </w:r>
    </w:p>
    <w:p w:rsidR="00BD2AFA" w:rsidP="00BD2AFA" w:rsidRDefault="00BD2AFA" w14:paraId="4B545FDD" w14:textId="77777777">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FROM </w:t>
      </w:r>
      <w:proofErr w:type="spellStart"/>
      <w:r>
        <w:rPr>
          <w:rStyle w:val="normaltextrun"/>
          <w:rFonts w:ascii="Consolas" w:hAnsi="Consolas" w:cs="Segoe UI"/>
          <w:sz w:val="18"/>
          <w:szCs w:val="18"/>
        </w:rPr>
        <w:t>lecturer_publications</w:t>
      </w:r>
      <w:proofErr w:type="spellEnd"/>
      <w:r>
        <w:rPr>
          <w:rStyle w:val="normaltextrun"/>
          <w:rFonts w:ascii="Consolas" w:hAnsi="Consolas" w:cs="Segoe UI"/>
          <w:sz w:val="18"/>
          <w:szCs w:val="18"/>
        </w:rPr>
        <w:t> p</w:t>
      </w:r>
      <w:r>
        <w:rPr>
          <w:rStyle w:val="eop"/>
          <w:rFonts w:ascii="Consolas" w:hAnsi="Consolas" w:cs="Segoe UI"/>
          <w:sz w:val="18"/>
          <w:szCs w:val="18"/>
          <w:bdr w:val="none" w:color="auto" w:sz="0" w:space="0" w:frame="1"/>
          <w:shd w:val="clear" w:color="auto" w:fill="C6C6C6"/>
        </w:rPr>
        <w:t> </w:t>
      </w:r>
    </w:p>
    <w:p w:rsidR="00BD2AFA" w:rsidP="00BD2AFA" w:rsidRDefault="00BD2AFA" w14:paraId="7EEE7F2B" w14:textId="77777777">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JOIN lecturers l ON </w:t>
      </w:r>
      <w:proofErr w:type="spellStart"/>
      <w:proofErr w:type="gramStart"/>
      <w:r>
        <w:rPr>
          <w:rStyle w:val="normaltextrun"/>
          <w:rFonts w:ascii="Consolas" w:hAnsi="Consolas" w:cs="Segoe UI"/>
          <w:sz w:val="18"/>
          <w:szCs w:val="18"/>
        </w:rPr>
        <w:t>l.LecturerID</w:t>
      </w:r>
      <w:proofErr w:type="spellEnd"/>
      <w:proofErr w:type="gramEnd"/>
      <w:r>
        <w:rPr>
          <w:rStyle w:val="normaltextrun"/>
          <w:rFonts w:ascii="Consolas" w:hAnsi="Consolas" w:cs="Segoe UI"/>
          <w:sz w:val="18"/>
          <w:szCs w:val="18"/>
        </w:rPr>
        <w:t> = </w:t>
      </w:r>
      <w:proofErr w:type="spellStart"/>
      <w:proofErr w:type="gramStart"/>
      <w:r>
        <w:rPr>
          <w:rStyle w:val="normaltextrun"/>
          <w:rFonts w:ascii="Consolas" w:hAnsi="Consolas" w:cs="Segoe UI"/>
          <w:sz w:val="18"/>
          <w:szCs w:val="18"/>
        </w:rPr>
        <w:t>p.LecturerID</w:t>
      </w:r>
      <w:proofErr w:type="spellEnd"/>
      <w:proofErr w:type="gramEnd"/>
      <w:r>
        <w:rPr>
          <w:rStyle w:val="eop"/>
          <w:rFonts w:ascii="Consolas" w:hAnsi="Consolas" w:cs="Segoe UI"/>
          <w:sz w:val="18"/>
          <w:szCs w:val="18"/>
          <w:bdr w:val="none" w:color="auto" w:sz="0" w:space="0" w:frame="1"/>
          <w:shd w:val="clear" w:color="auto" w:fill="C6C6C6"/>
        </w:rPr>
        <w:t> </w:t>
      </w:r>
    </w:p>
    <w:p w:rsidR="00BD2AFA" w:rsidP="00BD2AFA" w:rsidRDefault="00BD2AFA" w14:paraId="1E918551" w14:textId="77777777">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JOIN departments d ON </w:t>
      </w:r>
      <w:proofErr w:type="spellStart"/>
      <w:proofErr w:type="gramStart"/>
      <w:r>
        <w:rPr>
          <w:rStyle w:val="normaltextrun"/>
          <w:rFonts w:ascii="Consolas" w:hAnsi="Consolas" w:cs="Segoe UI"/>
          <w:sz w:val="18"/>
          <w:szCs w:val="18"/>
        </w:rPr>
        <w:t>d.DepartmentID</w:t>
      </w:r>
      <w:proofErr w:type="spellEnd"/>
      <w:proofErr w:type="gramEnd"/>
      <w:r>
        <w:rPr>
          <w:rStyle w:val="normaltextrun"/>
          <w:rFonts w:ascii="Consolas" w:hAnsi="Consolas" w:cs="Segoe UI"/>
          <w:sz w:val="18"/>
          <w:szCs w:val="18"/>
        </w:rPr>
        <w:t> = </w:t>
      </w:r>
      <w:proofErr w:type="spellStart"/>
      <w:proofErr w:type="gramStart"/>
      <w:r>
        <w:rPr>
          <w:rStyle w:val="normaltextrun"/>
          <w:rFonts w:ascii="Consolas" w:hAnsi="Consolas" w:cs="Segoe UI"/>
          <w:sz w:val="18"/>
          <w:szCs w:val="18"/>
        </w:rPr>
        <w:t>l.departmentID</w:t>
      </w:r>
      <w:proofErr w:type="spellEnd"/>
      <w:proofErr w:type="gramEnd"/>
      <w:r>
        <w:rPr>
          <w:rStyle w:val="eop"/>
          <w:rFonts w:ascii="Consolas" w:hAnsi="Consolas" w:cs="Segoe UI"/>
          <w:sz w:val="18"/>
          <w:szCs w:val="18"/>
          <w:bdr w:val="none" w:color="auto" w:sz="0" w:space="0" w:frame="1"/>
          <w:shd w:val="clear" w:color="auto" w:fill="C6C6C6"/>
        </w:rPr>
        <w:t> </w:t>
      </w:r>
    </w:p>
    <w:p w:rsidR="00BD2AFA" w:rsidP="00BD2AFA" w:rsidRDefault="00BD2AFA" w14:paraId="4FB42F18" w14:textId="77777777">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WHERE </w:t>
      </w:r>
      <w:proofErr w:type="spellStart"/>
      <w:proofErr w:type="gramStart"/>
      <w:r>
        <w:rPr>
          <w:rStyle w:val="normaltextrun"/>
          <w:rFonts w:ascii="Consolas" w:hAnsi="Consolas" w:cs="Segoe UI"/>
          <w:sz w:val="18"/>
          <w:szCs w:val="18"/>
        </w:rPr>
        <w:t>p.publication</w:t>
      </w:r>
      <w:proofErr w:type="gramEnd"/>
      <w:r>
        <w:rPr>
          <w:rStyle w:val="normaltextrun"/>
          <w:rFonts w:ascii="Consolas" w:hAnsi="Consolas" w:cs="Segoe UI"/>
          <w:sz w:val="18"/>
          <w:szCs w:val="18"/>
        </w:rPr>
        <w:t>_year</w:t>
      </w:r>
      <w:proofErr w:type="spellEnd"/>
      <w:r>
        <w:rPr>
          <w:rStyle w:val="normaltextrun"/>
          <w:rFonts w:ascii="Consolas" w:hAnsi="Consolas" w:cs="Segoe UI"/>
          <w:sz w:val="18"/>
          <w:szCs w:val="18"/>
        </w:rPr>
        <w:t> </w:t>
      </w:r>
      <w:proofErr w:type="gramStart"/>
      <w:r>
        <w:rPr>
          <w:rStyle w:val="normaltextrun"/>
          <w:rFonts w:ascii="Consolas" w:hAnsi="Consolas" w:cs="Segoe UI"/>
          <w:sz w:val="18"/>
          <w:szCs w:val="18"/>
        </w:rPr>
        <w:t>= ?</w:t>
      </w:r>
      <w:proofErr w:type="gramEnd"/>
      <w:r>
        <w:rPr>
          <w:rStyle w:val="eop"/>
          <w:rFonts w:ascii="Consolas" w:hAnsi="Consolas" w:cs="Segoe UI"/>
          <w:sz w:val="18"/>
          <w:szCs w:val="18"/>
          <w:bdr w:val="none" w:color="auto" w:sz="0" w:space="0" w:frame="1"/>
          <w:shd w:val="clear" w:color="auto" w:fill="C6C6C6"/>
        </w:rPr>
        <w:t> </w:t>
      </w:r>
    </w:p>
    <w:p w:rsidR="00BD2AFA" w:rsidP="00BD2AFA" w:rsidRDefault="00BD2AFA" w14:paraId="4E7F8E2D" w14:textId="77777777">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w:t>
      </w:r>
      <w:r>
        <w:rPr>
          <w:rStyle w:val="eop"/>
          <w:rFonts w:ascii="Consolas" w:hAnsi="Consolas" w:cs="Segoe UI"/>
          <w:sz w:val="18"/>
          <w:szCs w:val="18"/>
          <w:bdr w:val="none" w:color="auto" w:sz="0" w:space="0" w:frame="1"/>
          <w:shd w:val="clear" w:color="auto" w:fill="C6C6C6"/>
        </w:rPr>
        <w:t> </w:t>
      </w:r>
    </w:p>
    <w:p w:rsidR="00BD2AFA" w:rsidP="00BD2AFA" w:rsidRDefault="00BD2AFA" w14:paraId="0E7E21C0" w14:textId="77777777">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Q9 — Browse a whitelisted table:</w:t>
      </w:r>
      <w:r>
        <w:rPr>
          <w:rStyle w:val="eop"/>
          <w:rFonts w:ascii="Consolas" w:hAnsi="Consolas" w:cs="Segoe UI"/>
          <w:sz w:val="18"/>
          <w:szCs w:val="18"/>
          <w:bdr w:val="none" w:color="auto" w:sz="0" w:space="0" w:frame="1"/>
          <w:shd w:val="clear" w:color="auto" w:fill="C6C6C6"/>
        </w:rPr>
        <w:t> </w:t>
      </w:r>
    </w:p>
    <w:p w:rsidR="00BD2AFA" w:rsidP="00BD2AFA" w:rsidRDefault="00BD2AFA" w14:paraId="17E18E95" w14:textId="77777777">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SELECT &lt;columns from </w:t>
      </w:r>
      <w:proofErr w:type="spellStart"/>
      <w:r>
        <w:rPr>
          <w:rStyle w:val="normaltextrun"/>
          <w:rFonts w:ascii="Consolas" w:hAnsi="Consolas" w:cs="Segoe UI"/>
          <w:sz w:val="18"/>
          <w:szCs w:val="18"/>
        </w:rPr>
        <w:t>schema_meta</w:t>
      </w:r>
      <w:proofErr w:type="spellEnd"/>
      <w:r>
        <w:rPr>
          <w:rStyle w:val="normaltextrun"/>
          <w:rFonts w:ascii="Consolas" w:hAnsi="Consolas" w:cs="Segoe UI"/>
          <w:sz w:val="18"/>
          <w:szCs w:val="18"/>
        </w:rPr>
        <w:t> whitelist&gt;</w:t>
      </w:r>
      <w:r>
        <w:rPr>
          <w:rStyle w:val="eop"/>
          <w:rFonts w:ascii="Consolas" w:hAnsi="Consolas" w:cs="Segoe UI"/>
          <w:sz w:val="18"/>
          <w:szCs w:val="18"/>
          <w:bdr w:val="none" w:color="auto" w:sz="0" w:space="0" w:frame="1"/>
          <w:shd w:val="clear" w:color="auto" w:fill="C6C6C6"/>
        </w:rPr>
        <w:t> </w:t>
      </w:r>
    </w:p>
    <w:p w:rsidR="00BD2AFA" w:rsidP="00BD2AFA" w:rsidRDefault="00BD2AFA" w14:paraId="432796B6" w14:textId="77777777">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onsolas" w:hAnsi="Consolas" w:cs="Segoe UI"/>
          <w:sz w:val="18"/>
          <w:szCs w:val="18"/>
        </w:rPr>
        <w:t>    FROM &lt;table or joined view from </w:t>
      </w:r>
      <w:proofErr w:type="spellStart"/>
      <w:r>
        <w:rPr>
          <w:rStyle w:val="normaltextrun"/>
          <w:rFonts w:ascii="Consolas" w:hAnsi="Consolas" w:cs="Segoe UI"/>
          <w:sz w:val="18"/>
          <w:szCs w:val="18"/>
        </w:rPr>
        <w:t>schema_meta</w:t>
      </w:r>
      <w:proofErr w:type="spellEnd"/>
      <w:r>
        <w:rPr>
          <w:rStyle w:val="normaltextrun"/>
          <w:rFonts w:ascii="Consolas" w:hAnsi="Consolas" w:cs="Segoe UI"/>
          <w:sz w:val="18"/>
          <w:szCs w:val="18"/>
        </w:rPr>
        <w:t> whitelist&gt;</w:t>
      </w:r>
      <w:r>
        <w:rPr>
          <w:rStyle w:val="eop"/>
          <w:rFonts w:ascii="Consolas" w:hAnsi="Consolas" w:cs="Segoe UI"/>
          <w:sz w:val="18"/>
          <w:szCs w:val="18"/>
          <w:bdr w:val="none" w:color="auto" w:sz="0" w:space="0" w:frame="1"/>
          <w:shd w:val="clear" w:color="auto" w:fill="C6C6C6"/>
        </w:rPr>
        <w:t> </w:t>
      </w:r>
    </w:p>
    <w:p w:rsidR="009224DA" w:rsidP="009224DA" w:rsidRDefault="009224DA" w14:paraId="212D3E8C" w14:textId="772CA6F2">
      <w:pPr>
        <w:spacing w:line="480" w:lineRule="auto"/>
        <w:rPr>
          <w:rStyle w:val="normaltextrun"/>
          <w:rFonts w:ascii="Arial" w:hAnsi="Arial" w:cs="Arial"/>
          <w:color w:val="000000"/>
          <w:shd w:val="clear" w:color="auto" w:fill="FFFFFF"/>
        </w:rPr>
      </w:pPr>
      <w:r w:rsidRPr="009224DA">
        <w:rPr>
          <w:rStyle w:val="normaltextrun"/>
          <w:rFonts w:ascii="Arial" w:hAnsi="Arial" w:cs="Arial"/>
          <w:color w:val="000000"/>
          <w:shd w:val="clear" w:color="auto" w:fill="FFFFFF"/>
        </w:rPr>
        <w:t>Every query above uses DB-</w:t>
      </w:r>
      <w:proofErr w:type="gramStart"/>
      <w:r w:rsidRPr="009224DA">
        <w:rPr>
          <w:rStyle w:val="normaltextrun"/>
          <w:rFonts w:ascii="Arial" w:hAnsi="Arial" w:cs="Arial"/>
          <w:color w:val="000000"/>
          <w:shd w:val="clear" w:color="auto" w:fill="FFFFFF"/>
        </w:rPr>
        <w:t>API ?</w:t>
      </w:r>
      <w:proofErr w:type="gramEnd"/>
      <w:r w:rsidRPr="009224DA">
        <w:rPr>
          <w:rStyle w:val="normaltextrun"/>
          <w:rFonts w:ascii="Arial" w:hAnsi="Arial" w:cs="Arial"/>
          <w:color w:val="000000"/>
          <w:shd w:val="clear" w:color="auto" w:fill="FFFFFF"/>
        </w:rPr>
        <w:t> placeholders — never string formatting — and every identifier used by Q9 comes from the whitelist described in Chapter 4.</w:t>
      </w:r>
    </w:p>
    <w:p w:rsidR="009224DA" w:rsidRDefault="009224DA" w14:paraId="070D915F" w14:textId="77777777">
      <w:pPr>
        <w:rPr>
          <w:rStyle w:val="normaltextrun"/>
          <w:rFonts w:ascii="Arial" w:hAnsi="Arial" w:cs="Arial"/>
          <w:color w:val="000000"/>
          <w:shd w:val="clear" w:color="auto" w:fill="FFFFFF"/>
        </w:rPr>
      </w:pPr>
      <w:r>
        <w:rPr>
          <w:rStyle w:val="normaltextrun"/>
          <w:rFonts w:ascii="Arial" w:hAnsi="Arial" w:cs="Arial"/>
          <w:color w:val="000000"/>
          <w:shd w:val="clear" w:color="auto" w:fill="FFFFFF"/>
        </w:rPr>
        <w:br w:type="page"/>
      </w:r>
    </w:p>
    <w:sectPr w:rsidR="009224DA" w:rsidSect="00F97C43">
      <w:footerReference w:type="default" r:id="rId33"/>
      <w:endnotePr>
        <w:numFmt w:val="lowerLetter"/>
      </w:endnotePr>
      <w:pgSz w:w="11907" w:h="16840" w:orient="portrait" w:code="9"/>
      <w:pgMar w:top="1440" w:right="2160" w:bottom="1440" w:left="1797" w:header="720" w:footer="720" w:gutter="0"/>
      <w:pgNumType w:start="1"/>
      <w:cols w:space="720"/>
      <w:docGrid w:linePitch="272"/>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83C00" w:rsidRDefault="00883C00" w14:paraId="09436652" w14:textId="77777777">
      <w:r>
        <w:separator/>
      </w:r>
    </w:p>
  </w:endnote>
  <w:endnote w:type="continuationSeparator" w:id="0">
    <w:p w:rsidR="00883C00" w:rsidRDefault="00883C00" w14:paraId="4A230AB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35104A" w:rsidR="00F97C43" w:rsidP="00F96730" w:rsidRDefault="00F97C43" w14:paraId="625C6089" w14:textId="77777777">
    <w:pPr>
      <w:pStyle w:val="Footer"/>
      <w:tabs>
        <w:tab w:val="left" w:pos="3405"/>
        <w:tab w:val="center" w:pos="3975"/>
      </w:tabs>
      <w:rPr>
        <w:rFonts w:ascii="Arial" w:hAnsi="Arial" w:cs="Arial"/>
        <w:sz w:val="16"/>
        <w:szCs w:val="16"/>
      </w:rPr>
    </w:pPr>
    <w:r>
      <w:rPr>
        <w:rFonts w:ascii="Arial" w:hAnsi="Arial" w:cs="Arial"/>
        <w:sz w:val="16"/>
        <w:szCs w:val="16"/>
      </w:rPr>
      <w:tab/>
    </w:r>
  </w:p>
  <w:p w:rsidR="00F97C43" w:rsidRDefault="00F97C43" w14:paraId="0CF04AC1"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35104A" w:rsidR="005A66AA" w:rsidP="00F96730" w:rsidRDefault="005A66AA" w14:paraId="6BDAB304" w14:textId="77777777">
    <w:pPr>
      <w:pStyle w:val="Footer"/>
      <w:tabs>
        <w:tab w:val="left" w:pos="3405"/>
        <w:tab w:val="center" w:pos="3975"/>
      </w:tabs>
      <w:rPr>
        <w:rFonts w:ascii="Arial" w:hAnsi="Arial" w:cs="Arial"/>
        <w:sz w:val="16"/>
        <w:szCs w:val="16"/>
      </w:rPr>
    </w:pPr>
    <w:r>
      <w:rPr>
        <w:rFonts w:ascii="Arial" w:hAnsi="Arial" w:cs="Arial"/>
        <w:sz w:val="16"/>
        <w:szCs w:val="16"/>
      </w:rPr>
      <w:tab/>
    </w:r>
    <w:r>
      <w:rPr>
        <w:rFonts w:ascii="Arial" w:hAnsi="Arial" w:cs="Arial"/>
        <w:sz w:val="16"/>
        <w:szCs w:val="16"/>
      </w:rPr>
      <w:tab/>
    </w:r>
    <w:r w:rsidRPr="0035104A">
      <w:rPr>
        <w:rFonts w:ascii="Arial" w:hAnsi="Arial" w:cs="Arial"/>
        <w:sz w:val="16"/>
        <w:szCs w:val="16"/>
      </w:rPr>
      <w:t xml:space="preserve">Page </w:t>
    </w:r>
    <w:r w:rsidRPr="0035104A">
      <w:rPr>
        <w:rFonts w:ascii="Arial" w:hAnsi="Arial" w:cs="Arial"/>
        <w:b/>
        <w:bCs/>
        <w:sz w:val="16"/>
        <w:szCs w:val="16"/>
      </w:rPr>
      <w:fldChar w:fldCharType="begin"/>
    </w:r>
    <w:r w:rsidRPr="0035104A">
      <w:rPr>
        <w:rFonts w:ascii="Arial" w:hAnsi="Arial" w:cs="Arial"/>
        <w:b/>
        <w:bCs/>
        <w:sz w:val="16"/>
        <w:szCs w:val="16"/>
      </w:rPr>
      <w:instrText xml:space="preserve"> PAGE </w:instrText>
    </w:r>
    <w:r w:rsidRPr="0035104A">
      <w:rPr>
        <w:rFonts w:ascii="Arial" w:hAnsi="Arial" w:cs="Arial"/>
        <w:b/>
        <w:bCs/>
        <w:sz w:val="16"/>
        <w:szCs w:val="16"/>
      </w:rPr>
      <w:fldChar w:fldCharType="separate"/>
    </w:r>
    <w:r w:rsidRPr="0035104A">
      <w:rPr>
        <w:rFonts w:ascii="Arial" w:hAnsi="Arial" w:cs="Arial"/>
        <w:b/>
        <w:bCs/>
        <w:noProof/>
        <w:sz w:val="16"/>
        <w:szCs w:val="16"/>
      </w:rPr>
      <w:t>2</w:t>
    </w:r>
    <w:r w:rsidRPr="0035104A">
      <w:rPr>
        <w:rFonts w:ascii="Arial" w:hAnsi="Arial" w:cs="Arial"/>
        <w:b/>
        <w:bCs/>
        <w:sz w:val="16"/>
        <w:szCs w:val="16"/>
      </w:rPr>
      <w:fldChar w:fldCharType="end"/>
    </w:r>
    <w:r w:rsidRPr="0035104A">
      <w:rPr>
        <w:rFonts w:ascii="Arial" w:hAnsi="Arial" w:cs="Arial"/>
        <w:sz w:val="16"/>
        <w:szCs w:val="16"/>
      </w:rPr>
      <w:t xml:space="preserve"> of </w:t>
    </w:r>
    <w:r w:rsidRPr="0035104A">
      <w:rPr>
        <w:rFonts w:ascii="Arial" w:hAnsi="Arial" w:cs="Arial"/>
        <w:b/>
        <w:bCs/>
        <w:sz w:val="16"/>
        <w:szCs w:val="16"/>
      </w:rPr>
      <w:fldChar w:fldCharType="begin"/>
    </w:r>
    <w:r w:rsidRPr="0035104A">
      <w:rPr>
        <w:rFonts w:ascii="Arial" w:hAnsi="Arial" w:cs="Arial"/>
        <w:b/>
        <w:bCs/>
        <w:sz w:val="16"/>
        <w:szCs w:val="16"/>
      </w:rPr>
      <w:instrText xml:space="preserve"> NUMPAGES  </w:instrText>
    </w:r>
    <w:r w:rsidRPr="0035104A">
      <w:rPr>
        <w:rFonts w:ascii="Arial" w:hAnsi="Arial" w:cs="Arial"/>
        <w:b/>
        <w:bCs/>
        <w:sz w:val="16"/>
        <w:szCs w:val="16"/>
      </w:rPr>
      <w:fldChar w:fldCharType="separate"/>
    </w:r>
    <w:r w:rsidRPr="0035104A">
      <w:rPr>
        <w:rFonts w:ascii="Arial" w:hAnsi="Arial" w:cs="Arial"/>
        <w:b/>
        <w:bCs/>
        <w:noProof/>
        <w:sz w:val="16"/>
        <w:szCs w:val="16"/>
      </w:rPr>
      <w:t>2</w:t>
    </w:r>
    <w:r w:rsidRPr="0035104A">
      <w:rPr>
        <w:rFonts w:ascii="Arial" w:hAnsi="Arial" w:cs="Arial"/>
        <w:b/>
        <w:bCs/>
        <w:sz w:val="16"/>
        <w:szCs w:val="16"/>
      </w:rPr>
      <w:fldChar w:fldCharType="end"/>
    </w:r>
  </w:p>
  <w:p w:rsidR="005A66AA" w:rsidRDefault="005A66AA" w14:paraId="40129C7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83C00" w:rsidRDefault="00883C00" w14:paraId="05CFBEAA" w14:textId="77777777">
      <w:r>
        <w:separator/>
      </w:r>
    </w:p>
  </w:footnote>
  <w:footnote w:type="continuationSeparator" w:id="0">
    <w:p w:rsidR="00883C00" w:rsidRDefault="00883C00" w14:paraId="5499CFBE"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BE08162"/>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DE4A7C8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062621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9785DB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19C4D02"/>
    <w:lvl w:ilvl="0">
      <w:start w:val="1"/>
      <w:numFmt w:val="bullet"/>
      <w:pStyle w:val="ListBullet5"/>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7D465F16"/>
    <w:lvl w:ilvl="0">
      <w:start w:val="1"/>
      <w:numFmt w:val="bullet"/>
      <w:pStyle w:val="ListBullet4"/>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3E84C6E6"/>
    <w:lvl w:ilvl="0">
      <w:start w:val="1"/>
      <w:numFmt w:val="bullet"/>
      <w:pStyle w:val="ListBullet3"/>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889C2AB6"/>
    <w:lvl w:ilvl="0">
      <w:start w:val="1"/>
      <w:numFmt w:val="bullet"/>
      <w:pStyle w:val="ListBullet2"/>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BF1AE61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F888F50"/>
    <w:lvl w:ilvl="0">
      <w:start w:val="1"/>
      <w:numFmt w:val="bullet"/>
      <w:pStyle w:val="ListBullet"/>
      <w:lvlText w:val=""/>
      <w:lvlJc w:val="left"/>
      <w:pPr>
        <w:tabs>
          <w:tab w:val="num" w:pos="360"/>
        </w:tabs>
        <w:ind w:left="360" w:hanging="360"/>
      </w:pPr>
      <w:rPr>
        <w:rFonts w:hint="default" w:ascii="Symbol" w:hAnsi="Symbol"/>
      </w:rPr>
    </w:lvl>
  </w:abstractNum>
  <w:abstractNum w:abstractNumId="10" w15:restartNumberingAfterBreak="0">
    <w:nsid w:val="0C8F75CA"/>
    <w:multiLevelType w:val="hybridMultilevel"/>
    <w:tmpl w:val="29D07DD4"/>
    <w:lvl w:ilvl="0" w:tplc="2512AED6">
      <w:start w:val="3"/>
      <w:numFmt w:val="decimal"/>
      <w:lvlText w:val="%1.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260D0959"/>
    <w:multiLevelType w:val="multilevel"/>
    <w:tmpl w:val="B27255FA"/>
    <w:lvl w:ilvl="0">
      <w:start w:val="1"/>
      <w:numFmt w:val="decimal"/>
      <w:pStyle w:val="Heading1"/>
      <w:suff w:val="nothing"/>
      <w:lvlText w:val="Chapter %1.  "/>
      <w:lvlJc w:val="left"/>
      <w:pPr>
        <w:ind w:left="3970" w:firstLine="0"/>
      </w:pPr>
      <w:rPr>
        <w:rFonts w:hint="default" w:ascii="Arial" w:hAnsi="Arial" w:cs="Arial"/>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ind w:left="480" w:hanging="480"/>
      </w:pPr>
      <w:rPr>
        <w:rFonts w:hint="eastAsia"/>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upperLetter"/>
      <w:pStyle w:val="Heading6"/>
      <w:suff w:val="nothing"/>
      <w:lvlText w:val="Appendix %6. "/>
      <w:lvlJc w:val="left"/>
      <w:pPr>
        <w:ind w:left="2269" w:firstLine="0"/>
      </w:pPr>
      <w:rPr>
        <w:rFonts w:hint="default" w:ascii="Arial" w:hAnsi="Arial" w:cs="Arial"/>
        <w:i w:val="0"/>
        <w:iCs w:val="0"/>
        <w:caps w:val="0"/>
        <w:smallCaps w:val="0"/>
        <w:strike w:val="0"/>
        <w:dstrike w:val="0"/>
        <w:noProof w:val="0"/>
        <w:vanish w:val="0"/>
        <w:color w:val="000000"/>
        <w:spacing w:val="0"/>
        <w:kern w:val="0"/>
        <w:position w:val="0"/>
        <w:sz w:val="24"/>
        <w:szCs w:val="28"/>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A.%7"/>
      <w:lvlJc w:val="left"/>
      <w:pPr>
        <w:ind w:left="480" w:hanging="480"/>
      </w:pPr>
      <w:rPr>
        <w:rFonts w:hint="eastAsia"/>
      </w:rPr>
    </w:lvl>
    <w:lvl w:ilvl="7">
      <w:start w:val="1"/>
      <w:numFmt w:val="decimal"/>
      <w:pStyle w:val="Heading8"/>
      <w:lvlText w:val="%6.%7.%8 "/>
      <w:lvlJc w:val="left"/>
      <w:pPr>
        <w:tabs>
          <w:tab w:val="num" w:pos="90"/>
        </w:tabs>
        <w:ind w:left="153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2" w15:restartNumberingAfterBreak="0">
    <w:nsid w:val="2972288F"/>
    <w:multiLevelType w:val="multilevel"/>
    <w:tmpl w:val="BA225662"/>
    <w:lvl w:ilvl="0">
      <w:start w:val="1"/>
      <w:numFmt w:val="decimal"/>
      <w:lvlText w:val="B.%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335501ED"/>
    <w:multiLevelType w:val="hybridMultilevel"/>
    <w:tmpl w:val="E2AC80DC"/>
    <w:lvl w:ilvl="0" w:tplc="0CF2F30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367E41F0"/>
    <w:multiLevelType w:val="hybridMultilevel"/>
    <w:tmpl w:val="A3EACD7A"/>
    <w:lvl w:ilvl="0" w:tplc="04090001">
      <w:start w:val="1"/>
      <w:numFmt w:val="bullet"/>
      <w:lvlText w:val=""/>
      <w:lvlJc w:val="left"/>
      <w:pPr>
        <w:ind w:left="480" w:hanging="480"/>
      </w:pPr>
      <w:rPr>
        <w:rFonts w:hint="default" w:ascii="Wingdings" w:hAnsi="Wingdings"/>
      </w:rPr>
    </w:lvl>
    <w:lvl w:ilvl="1" w:tplc="04090003" w:tentative="1">
      <w:start w:val="1"/>
      <w:numFmt w:val="bullet"/>
      <w:lvlText w:val=""/>
      <w:lvlJc w:val="left"/>
      <w:pPr>
        <w:ind w:left="960" w:hanging="480"/>
      </w:pPr>
      <w:rPr>
        <w:rFonts w:hint="default" w:ascii="Wingdings" w:hAnsi="Wingdings"/>
      </w:rPr>
    </w:lvl>
    <w:lvl w:ilvl="2" w:tplc="04090005" w:tentative="1">
      <w:start w:val="1"/>
      <w:numFmt w:val="bullet"/>
      <w:lvlText w:val=""/>
      <w:lvlJc w:val="left"/>
      <w:pPr>
        <w:ind w:left="1440" w:hanging="480"/>
      </w:pPr>
      <w:rPr>
        <w:rFonts w:hint="default" w:ascii="Wingdings" w:hAnsi="Wingdings"/>
      </w:rPr>
    </w:lvl>
    <w:lvl w:ilvl="3" w:tplc="04090001" w:tentative="1">
      <w:start w:val="1"/>
      <w:numFmt w:val="bullet"/>
      <w:lvlText w:val=""/>
      <w:lvlJc w:val="left"/>
      <w:pPr>
        <w:ind w:left="1920" w:hanging="480"/>
      </w:pPr>
      <w:rPr>
        <w:rFonts w:hint="default" w:ascii="Wingdings" w:hAnsi="Wingdings"/>
      </w:rPr>
    </w:lvl>
    <w:lvl w:ilvl="4" w:tplc="04090003" w:tentative="1">
      <w:start w:val="1"/>
      <w:numFmt w:val="bullet"/>
      <w:lvlText w:val=""/>
      <w:lvlJc w:val="left"/>
      <w:pPr>
        <w:ind w:left="2400" w:hanging="480"/>
      </w:pPr>
      <w:rPr>
        <w:rFonts w:hint="default" w:ascii="Wingdings" w:hAnsi="Wingdings"/>
      </w:rPr>
    </w:lvl>
    <w:lvl w:ilvl="5" w:tplc="04090005" w:tentative="1">
      <w:start w:val="1"/>
      <w:numFmt w:val="bullet"/>
      <w:lvlText w:val=""/>
      <w:lvlJc w:val="left"/>
      <w:pPr>
        <w:ind w:left="2880" w:hanging="480"/>
      </w:pPr>
      <w:rPr>
        <w:rFonts w:hint="default" w:ascii="Wingdings" w:hAnsi="Wingdings"/>
      </w:rPr>
    </w:lvl>
    <w:lvl w:ilvl="6" w:tplc="04090001" w:tentative="1">
      <w:start w:val="1"/>
      <w:numFmt w:val="bullet"/>
      <w:lvlText w:val=""/>
      <w:lvlJc w:val="left"/>
      <w:pPr>
        <w:ind w:left="3360" w:hanging="480"/>
      </w:pPr>
      <w:rPr>
        <w:rFonts w:hint="default" w:ascii="Wingdings" w:hAnsi="Wingdings"/>
      </w:rPr>
    </w:lvl>
    <w:lvl w:ilvl="7" w:tplc="04090003" w:tentative="1">
      <w:start w:val="1"/>
      <w:numFmt w:val="bullet"/>
      <w:lvlText w:val=""/>
      <w:lvlJc w:val="left"/>
      <w:pPr>
        <w:ind w:left="3840" w:hanging="480"/>
      </w:pPr>
      <w:rPr>
        <w:rFonts w:hint="default" w:ascii="Wingdings" w:hAnsi="Wingdings"/>
      </w:rPr>
    </w:lvl>
    <w:lvl w:ilvl="8" w:tplc="04090005" w:tentative="1">
      <w:start w:val="1"/>
      <w:numFmt w:val="bullet"/>
      <w:lvlText w:val=""/>
      <w:lvlJc w:val="left"/>
      <w:pPr>
        <w:ind w:left="4320" w:hanging="480"/>
      </w:pPr>
      <w:rPr>
        <w:rFonts w:hint="default" w:ascii="Wingdings" w:hAnsi="Wingdings"/>
      </w:rPr>
    </w:lvl>
  </w:abstractNum>
  <w:abstractNum w:abstractNumId="15" w15:restartNumberingAfterBreak="0">
    <w:nsid w:val="395C4C57"/>
    <w:multiLevelType w:val="hybridMultilevel"/>
    <w:tmpl w:val="764E2D0C"/>
    <w:lvl w:ilvl="0" w:tplc="04090001">
      <w:start w:val="1"/>
      <w:numFmt w:val="bullet"/>
      <w:lvlText w:val=""/>
      <w:lvlJc w:val="left"/>
      <w:pPr>
        <w:ind w:left="360" w:hanging="360"/>
      </w:pPr>
      <w:rPr>
        <w:rFonts w:hint="default" w:ascii="Wingdings" w:hAnsi="Wingdings"/>
      </w:rPr>
    </w:lvl>
    <w:lvl w:ilvl="1" w:tplc="04090003" w:tentative="1">
      <w:start w:val="1"/>
      <w:numFmt w:val="bullet"/>
      <w:lvlText w:val=""/>
      <w:lvlJc w:val="left"/>
      <w:pPr>
        <w:ind w:left="960" w:hanging="480"/>
      </w:pPr>
      <w:rPr>
        <w:rFonts w:hint="default" w:ascii="Wingdings" w:hAnsi="Wingdings"/>
      </w:rPr>
    </w:lvl>
    <w:lvl w:ilvl="2" w:tplc="04090005" w:tentative="1">
      <w:start w:val="1"/>
      <w:numFmt w:val="bullet"/>
      <w:lvlText w:val=""/>
      <w:lvlJc w:val="left"/>
      <w:pPr>
        <w:ind w:left="1440" w:hanging="480"/>
      </w:pPr>
      <w:rPr>
        <w:rFonts w:hint="default" w:ascii="Wingdings" w:hAnsi="Wingdings"/>
      </w:rPr>
    </w:lvl>
    <w:lvl w:ilvl="3" w:tplc="04090001" w:tentative="1">
      <w:start w:val="1"/>
      <w:numFmt w:val="bullet"/>
      <w:lvlText w:val=""/>
      <w:lvlJc w:val="left"/>
      <w:pPr>
        <w:ind w:left="1920" w:hanging="480"/>
      </w:pPr>
      <w:rPr>
        <w:rFonts w:hint="default" w:ascii="Wingdings" w:hAnsi="Wingdings"/>
      </w:rPr>
    </w:lvl>
    <w:lvl w:ilvl="4" w:tplc="04090003" w:tentative="1">
      <w:start w:val="1"/>
      <w:numFmt w:val="bullet"/>
      <w:lvlText w:val=""/>
      <w:lvlJc w:val="left"/>
      <w:pPr>
        <w:ind w:left="2400" w:hanging="480"/>
      </w:pPr>
      <w:rPr>
        <w:rFonts w:hint="default" w:ascii="Wingdings" w:hAnsi="Wingdings"/>
      </w:rPr>
    </w:lvl>
    <w:lvl w:ilvl="5" w:tplc="04090005" w:tentative="1">
      <w:start w:val="1"/>
      <w:numFmt w:val="bullet"/>
      <w:lvlText w:val=""/>
      <w:lvlJc w:val="left"/>
      <w:pPr>
        <w:ind w:left="2880" w:hanging="480"/>
      </w:pPr>
      <w:rPr>
        <w:rFonts w:hint="default" w:ascii="Wingdings" w:hAnsi="Wingdings"/>
      </w:rPr>
    </w:lvl>
    <w:lvl w:ilvl="6" w:tplc="04090001" w:tentative="1">
      <w:start w:val="1"/>
      <w:numFmt w:val="bullet"/>
      <w:lvlText w:val=""/>
      <w:lvlJc w:val="left"/>
      <w:pPr>
        <w:ind w:left="3360" w:hanging="480"/>
      </w:pPr>
      <w:rPr>
        <w:rFonts w:hint="default" w:ascii="Wingdings" w:hAnsi="Wingdings"/>
      </w:rPr>
    </w:lvl>
    <w:lvl w:ilvl="7" w:tplc="04090003" w:tentative="1">
      <w:start w:val="1"/>
      <w:numFmt w:val="bullet"/>
      <w:lvlText w:val=""/>
      <w:lvlJc w:val="left"/>
      <w:pPr>
        <w:ind w:left="3840" w:hanging="480"/>
      </w:pPr>
      <w:rPr>
        <w:rFonts w:hint="default" w:ascii="Wingdings" w:hAnsi="Wingdings"/>
      </w:rPr>
    </w:lvl>
    <w:lvl w:ilvl="8" w:tplc="04090005" w:tentative="1">
      <w:start w:val="1"/>
      <w:numFmt w:val="bullet"/>
      <w:lvlText w:val=""/>
      <w:lvlJc w:val="left"/>
      <w:pPr>
        <w:ind w:left="4320" w:hanging="480"/>
      </w:pPr>
      <w:rPr>
        <w:rFonts w:hint="default" w:ascii="Wingdings" w:hAnsi="Wingdings"/>
      </w:rPr>
    </w:lvl>
  </w:abstractNum>
  <w:abstractNum w:abstractNumId="16" w15:restartNumberingAfterBreak="0">
    <w:nsid w:val="3C014432"/>
    <w:multiLevelType w:val="multilevel"/>
    <w:tmpl w:val="5B96180A"/>
    <w:lvl w:ilvl="0">
      <w:start w:val="1"/>
      <w:numFmt w:val="decimal"/>
      <w:lvlText w:val="A.%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7" w15:restartNumberingAfterBreak="0">
    <w:nsid w:val="50C30388"/>
    <w:multiLevelType w:val="hybridMultilevel"/>
    <w:tmpl w:val="8682CE56"/>
    <w:lvl w:ilvl="0" w:tplc="EF8448E0">
      <w:start w:val="1"/>
      <w:numFmt w:val="upperLetter"/>
      <w:lvlText w:val="Appendix %1"/>
      <w:lvlJc w:val="left"/>
      <w:pPr>
        <w:ind w:left="480" w:hanging="480"/>
      </w:pPr>
      <w:rPr>
        <w:rFonts w:hint="eastAsia"/>
      </w:rPr>
    </w:lvl>
    <w:lvl w:ilvl="1" w:tplc="04090019" w:tentative="1">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71627F9E"/>
    <w:multiLevelType w:val="multilevel"/>
    <w:tmpl w:val="96E41AF2"/>
    <w:lvl w:ilvl="0">
      <w:start w:val="1"/>
      <w:numFmt w:val="decimal"/>
      <w:lvlText w:val="C.%1"/>
      <w:lvlJc w:val="left"/>
      <w:pPr>
        <w:ind w:left="425" w:hanging="425"/>
      </w:pPr>
      <w:rPr>
        <w:rFonts w:hint="eastAsia"/>
        <w:sz w:val="22"/>
        <w:szCs w:val="20"/>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971015174">
    <w:abstractNumId w:val="9"/>
  </w:num>
  <w:num w:numId="2" w16cid:durableId="44840186">
    <w:abstractNumId w:val="7"/>
  </w:num>
  <w:num w:numId="3" w16cid:durableId="585765302">
    <w:abstractNumId w:val="6"/>
  </w:num>
  <w:num w:numId="4" w16cid:durableId="866063328">
    <w:abstractNumId w:val="5"/>
  </w:num>
  <w:num w:numId="5" w16cid:durableId="674842457">
    <w:abstractNumId w:val="4"/>
  </w:num>
  <w:num w:numId="6" w16cid:durableId="1744990015">
    <w:abstractNumId w:val="8"/>
  </w:num>
  <w:num w:numId="7" w16cid:durableId="389115606">
    <w:abstractNumId w:val="3"/>
  </w:num>
  <w:num w:numId="8" w16cid:durableId="1513762953">
    <w:abstractNumId w:val="2"/>
  </w:num>
  <w:num w:numId="9" w16cid:durableId="876114764">
    <w:abstractNumId w:val="1"/>
  </w:num>
  <w:num w:numId="10" w16cid:durableId="1981036516">
    <w:abstractNumId w:val="0"/>
  </w:num>
  <w:num w:numId="11" w16cid:durableId="102189021">
    <w:abstractNumId w:val="11"/>
  </w:num>
  <w:num w:numId="12" w16cid:durableId="1364750631">
    <w:abstractNumId w:val="10"/>
  </w:num>
  <w:num w:numId="13" w16cid:durableId="1882942018">
    <w:abstractNumId w:val="14"/>
  </w:num>
  <w:num w:numId="14" w16cid:durableId="1344238079">
    <w:abstractNumId w:val="13"/>
  </w:num>
  <w:num w:numId="15" w16cid:durableId="1239441292">
    <w:abstractNumId w:val="15"/>
  </w:num>
  <w:num w:numId="16" w16cid:durableId="798229795">
    <w:abstractNumId w:val="17"/>
  </w:num>
  <w:num w:numId="17" w16cid:durableId="2082557784">
    <w:abstractNumId w:val="12"/>
  </w:num>
  <w:num w:numId="18" w16cid:durableId="1839421750">
    <w:abstractNumId w:val="16"/>
  </w:num>
  <w:num w:numId="19" w16cid:durableId="460072106">
    <w:abstractNumId w:val="18"/>
  </w:num>
  <w:numIdMacAtCleanup w:val="19"/>
</w:numbering>
</file>

<file path=word/people.xml><?xml version="1.0" encoding="utf-8"?>
<w15:people xmlns:mc="http://schemas.openxmlformats.org/markup-compatibility/2006" xmlns:w15="http://schemas.microsoft.com/office/word/2012/wordml" mc:Ignorable="w15">
  <w15:person w15:author="Li, Hiu Yan">
    <w15:presenceInfo w15:providerId="AD" w15:userId="S::sghli47@liverpool.ac.uk::0e3c1cec-e6e8-411d-bbda-d04deff15499"/>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70"/>
  <w:bordersDoNotSurroundHeader/>
  <w:bordersDoNotSurroundFooter/>
  <w:activeWritingStyle w:lang="en-GB" w:vendorID="64" w:dllVersion="0" w:nlCheck="1" w:checkStyle="0" w:appName="MSWord"/>
  <w:proofState w:spelling="clean" w:grammar="dirty"/>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autoHyphenation/>
  <w:doNotHyphenateCaps/>
  <w:clickAndTypeStyle w:val="BodyText"/>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numFmt w:val="lowerLette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AwMjW2MDW1MLcwNTNS0lEKTi0uzszPAykwrQUAwB08gSwAAAA="/>
  </w:docVars>
  <w:rsids>
    <w:rsidRoot w:val="002744B8"/>
    <w:rsid w:val="00001C56"/>
    <w:rsid w:val="0000792D"/>
    <w:rsid w:val="00013669"/>
    <w:rsid w:val="00015967"/>
    <w:rsid w:val="00021C8B"/>
    <w:rsid w:val="000228ED"/>
    <w:rsid w:val="00023DDF"/>
    <w:rsid w:val="00024800"/>
    <w:rsid w:val="00037DF0"/>
    <w:rsid w:val="00051DB0"/>
    <w:rsid w:val="00060902"/>
    <w:rsid w:val="00063BD7"/>
    <w:rsid w:val="00064F9A"/>
    <w:rsid w:val="00066F4B"/>
    <w:rsid w:val="00072071"/>
    <w:rsid w:val="00077CCF"/>
    <w:rsid w:val="00084103"/>
    <w:rsid w:val="00094502"/>
    <w:rsid w:val="000A19ED"/>
    <w:rsid w:val="000B46B7"/>
    <w:rsid w:val="000B4A38"/>
    <w:rsid w:val="000B6038"/>
    <w:rsid w:val="000C7E37"/>
    <w:rsid w:val="000D68CB"/>
    <w:rsid w:val="000E3448"/>
    <w:rsid w:val="000E7182"/>
    <w:rsid w:val="0010025E"/>
    <w:rsid w:val="00102022"/>
    <w:rsid w:val="00105B11"/>
    <w:rsid w:val="00106C21"/>
    <w:rsid w:val="00124C5E"/>
    <w:rsid w:val="00131C2C"/>
    <w:rsid w:val="00143BA2"/>
    <w:rsid w:val="0015101F"/>
    <w:rsid w:val="00153CC4"/>
    <w:rsid w:val="00154A4D"/>
    <w:rsid w:val="001619DF"/>
    <w:rsid w:val="00164B44"/>
    <w:rsid w:val="00165212"/>
    <w:rsid w:val="001727AB"/>
    <w:rsid w:val="001772B4"/>
    <w:rsid w:val="001800B6"/>
    <w:rsid w:val="00193637"/>
    <w:rsid w:val="001A5819"/>
    <w:rsid w:val="001B061C"/>
    <w:rsid w:val="001B63B3"/>
    <w:rsid w:val="001B7C6A"/>
    <w:rsid w:val="001C2446"/>
    <w:rsid w:val="001C61A2"/>
    <w:rsid w:val="001D2DC4"/>
    <w:rsid w:val="001D4EAA"/>
    <w:rsid w:val="001E2A82"/>
    <w:rsid w:val="001E4454"/>
    <w:rsid w:val="001F1A7C"/>
    <w:rsid w:val="001F6DFC"/>
    <w:rsid w:val="0020561E"/>
    <w:rsid w:val="00207C87"/>
    <w:rsid w:val="002120BA"/>
    <w:rsid w:val="002148DA"/>
    <w:rsid w:val="00214E80"/>
    <w:rsid w:val="00214FA0"/>
    <w:rsid w:val="00227ED6"/>
    <w:rsid w:val="0023198B"/>
    <w:rsid w:val="00252986"/>
    <w:rsid w:val="00256245"/>
    <w:rsid w:val="00261216"/>
    <w:rsid w:val="002628B6"/>
    <w:rsid w:val="0026661F"/>
    <w:rsid w:val="00271580"/>
    <w:rsid w:val="002735A5"/>
    <w:rsid w:val="002744B8"/>
    <w:rsid w:val="00286B7E"/>
    <w:rsid w:val="002A48F6"/>
    <w:rsid w:val="002A78C8"/>
    <w:rsid w:val="002B6903"/>
    <w:rsid w:val="002B7D42"/>
    <w:rsid w:val="002C3C48"/>
    <w:rsid w:val="002C61D0"/>
    <w:rsid w:val="002C6D7C"/>
    <w:rsid w:val="002D436B"/>
    <w:rsid w:val="002D71E5"/>
    <w:rsid w:val="002F0F24"/>
    <w:rsid w:val="00300270"/>
    <w:rsid w:val="003004CA"/>
    <w:rsid w:val="00321E48"/>
    <w:rsid w:val="00324C4B"/>
    <w:rsid w:val="0033050B"/>
    <w:rsid w:val="003375CF"/>
    <w:rsid w:val="00340A31"/>
    <w:rsid w:val="00344D7C"/>
    <w:rsid w:val="00350607"/>
    <w:rsid w:val="0035104A"/>
    <w:rsid w:val="00352540"/>
    <w:rsid w:val="00352EA3"/>
    <w:rsid w:val="00353264"/>
    <w:rsid w:val="00355E1B"/>
    <w:rsid w:val="00355F7F"/>
    <w:rsid w:val="0036173D"/>
    <w:rsid w:val="0037093D"/>
    <w:rsid w:val="00370B4C"/>
    <w:rsid w:val="00371C1C"/>
    <w:rsid w:val="00371D10"/>
    <w:rsid w:val="00380F90"/>
    <w:rsid w:val="003830CE"/>
    <w:rsid w:val="003859C8"/>
    <w:rsid w:val="003A042C"/>
    <w:rsid w:val="003A1876"/>
    <w:rsid w:val="003A4167"/>
    <w:rsid w:val="003B0DC9"/>
    <w:rsid w:val="003B4489"/>
    <w:rsid w:val="003D4E16"/>
    <w:rsid w:val="003F18D4"/>
    <w:rsid w:val="00404818"/>
    <w:rsid w:val="00413629"/>
    <w:rsid w:val="00416069"/>
    <w:rsid w:val="00434622"/>
    <w:rsid w:val="004376CD"/>
    <w:rsid w:val="00442720"/>
    <w:rsid w:val="00443685"/>
    <w:rsid w:val="00462112"/>
    <w:rsid w:val="00465261"/>
    <w:rsid w:val="00466B3B"/>
    <w:rsid w:val="00483E8B"/>
    <w:rsid w:val="00487C6C"/>
    <w:rsid w:val="004A13E0"/>
    <w:rsid w:val="004A1C11"/>
    <w:rsid w:val="004A4C2F"/>
    <w:rsid w:val="004A4CFA"/>
    <w:rsid w:val="004A4D73"/>
    <w:rsid w:val="004A61BB"/>
    <w:rsid w:val="004C4CE5"/>
    <w:rsid w:val="004C4D9F"/>
    <w:rsid w:val="004D7211"/>
    <w:rsid w:val="004F2246"/>
    <w:rsid w:val="00507006"/>
    <w:rsid w:val="0051126E"/>
    <w:rsid w:val="00514DA8"/>
    <w:rsid w:val="00517477"/>
    <w:rsid w:val="00521B69"/>
    <w:rsid w:val="00531212"/>
    <w:rsid w:val="0053502F"/>
    <w:rsid w:val="00550D45"/>
    <w:rsid w:val="00551C18"/>
    <w:rsid w:val="005537B4"/>
    <w:rsid w:val="0055498C"/>
    <w:rsid w:val="00555C71"/>
    <w:rsid w:val="005560EE"/>
    <w:rsid w:val="005619C8"/>
    <w:rsid w:val="005739E3"/>
    <w:rsid w:val="00581A84"/>
    <w:rsid w:val="005829D6"/>
    <w:rsid w:val="00591063"/>
    <w:rsid w:val="005955D8"/>
    <w:rsid w:val="005A66AA"/>
    <w:rsid w:val="005A69FF"/>
    <w:rsid w:val="005C26FD"/>
    <w:rsid w:val="005C2F38"/>
    <w:rsid w:val="005C5294"/>
    <w:rsid w:val="005D00F3"/>
    <w:rsid w:val="005D03F4"/>
    <w:rsid w:val="005D43E6"/>
    <w:rsid w:val="005D7B74"/>
    <w:rsid w:val="005E010C"/>
    <w:rsid w:val="005E189A"/>
    <w:rsid w:val="005E6012"/>
    <w:rsid w:val="005E60F4"/>
    <w:rsid w:val="00600CAA"/>
    <w:rsid w:val="006027AB"/>
    <w:rsid w:val="006035EC"/>
    <w:rsid w:val="006148E4"/>
    <w:rsid w:val="006156C7"/>
    <w:rsid w:val="00630F29"/>
    <w:rsid w:val="00635E9B"/>
    <w:rsid w:val="00636A0D"/>
    <w:rsid w:val="0064383A"/>
    <w:rsid w:val="00643F58"/>
    <w:rsid w:val="0064468B"/>
    <w:rsid w:val="0064538D"/>
    <w:rsid w:val="00656A59"/>
    <w:rsid w:val="00670A2B"/>
    <w:rsid w:val="006846AD"/>
    <w:rsid w:val="00693584"/>
    <w:rsid w:val="006A0466"/>
    <w:rsid w:val="006A74D5"/>
    <w:rsid w:val="006C2573"/>
    <w:rsid w:val="006C4769"/>
    <w:rsid w:val="006C6A92"/>
    <w:rsid w:val="006D0E9A"/>
    <w:rsid w:val="006E027C"/>
    <w:rsid w:val="006E74AF"/>
    <w:rsid w:val="006F3F0B"/>
    <w:rsid w:val="00703C1F"/>
    <w:rsid w:val="00705235"/>
    <w:rsid w:val="00707802"/>
    <w:rsid w:val="00711B8E"/>
    <w:rsid w:val="0071263B"/>
    <w:rsid w:val="0072112D"/>
    <w:rsid w:val="00724FAE"/>
    <w:rsid w:val="007279A0"/>
    <w:rsid w:val="0073580B"/>
    <w:rsid w:val="00746A31"/>
    <w:rsid w:val="00747464"/>
    <w:rsid w:val="0074769E"/>
    <w:rsid w:val="00756D3E"/>
    <w:rsid w:val="0075709A"/>
    <w:rsid w:val="00763C63"/>
    <w:rsid w:val="00770BCE"/>
    <w:rsid w:val="0077128C"/>
    <w:rsid w:val="00771429"/>
    <w:rsid w:val="0077374A"/>
    <w:rsid w:val="007767F2"/>
    <w:rsid w:val="00780587"/>
    <w:rsid w:val="007819DC"/>
    <w:rsid w:val="0078481A"/>
    <w:rsid w:val="0079455F"/>
    <w:rsid w:val="0079641F"/>
    <w:rsid w:val="007968C8"/>
    <w:rsid w:val="00797A8B"/>
    <w:rsid w:val="007A13A8"/>
    <w:rsid w:val="007A29B5"/>
    <w:rsid w:val="007A4496"/>
    <w:rsid w:val="007A4DC6"/>
    <w:rsid w:val="007B5B8C"/>
    <w:rsid w:val="007C038B"/>
    <w:rsid w:val="007C317C"/>
    <w:rsid w:val="007C4F76"/>
    <w:rsid w:val="007C57FD"/>
    <w:rsid w:val="007C745F"/>
    <w:rsid w:val="007D0634"/>
    <w:rsid w:val="007D1878"/>
    <w:rsid w:val="007D501D"/>
    <w:rsid w:val="007D6E5B"/>
    <w:rsid w:val="007D74CC"/>
    <w:rsid w:val="0080010B"/>
    <w:rsid w:val="00802BDE"/>
    <w:rsid w:val="008076A4"/>
    <w:rsid w:val="00807D84"/>
    <w:rsid w:val="008107C3"/>
    <w:rsid w:val="00812A21"/>
    <w:rsid w:val="00813F1B"/>
    <w:rsid w:val="008253B0"/>
    <w:rsid w:val="00833A3F"/>
    <w:rsid w:val="00846D98"/>
    <w:rsid w:val="00865895"/>
    <w:rsid w:val="00880C7E"/>
    <w:rsid w:val="00883C00"/>
    <w:rsid w:val="00885900"/>
    <w:rsid w:val="008917FF"/>
    <w:rsid w:val="008928BF"/>
    <w:rsid w:val="00893690"/>
    <w:rsid w:val="00896625"/>
    <w:rsid w:val="00897799"/>
    <w:rsid w:val="008A0B8F"/>
    <w:rsid w:val="008A1F3F"/>
    <w:rsid w:val="008A20F6"/>
    <w:rsid w:val="008A244C"/>
    <w:rsid w:val="008A5975"/>
    <w:rsid w:val="008B11AC"/>
    <w:rsid w:val="008C6D5F"/>
    <w:rsid w:val="008D350C"/>
    <w:rsid w:val="008D38C2"/>
    <w:rsid w:val="008E226A"/>
    <w:rsid w:val="008E4C4B"/>
    <w:rsid w:val="008E5285"/>
    <w:rsid w:val="008E6E40"/>
    <w:rsid w:val="008F71DE"/>
    <w:rsid w:val="00900BFA"/>
    <w:rsid w:val="00907380"/>
    <w:rsid w:val="0091000A"/>
    <w:rsid w:val="009152C0"/>
    <w:rsid w:val="009202F0"/>
    <w:rsid w:val="009224DA"/>
    <w:rsid w:val="009243DD"/>
    <w:rsid w:val="009251C0"/>
    <w:rsid w:val="00930966"/>
    <w:rsid w:val="00931DEB"/>
    <w:rsid w:val="00932768"/>
    <w:rsid w:val="00934432"/>
    <w:rsid w:val="009352F6"/>
    <w:rsid w:val="00944379"/>
    <w:rsid w:val="00952462"/>
    <w:rsid w:val="009529DC"/>
    <w:rsid w:val="00960E8F"/>
    <w:rsid w:val="00963895"/>
    <w:rsid w:val="00970570"/>
    <w:rsid w:val="00972DF4"/>
    <w:rsid w:val="00973982"/>
    <w:rsid w:val="00976676"/>
    <w:rsid w:val="009817CF"/>
    <w:rsid w:val="009927A1"/>
    <w:rsid w:val="009A2E6B"/>
    <w:rsid w:val="009B50BE"/>
    <w:rsid w:val="009B5AE5"/>
    <w:rsid w:val="009C3513"/>
    <w:rsid w:val="009D45D2"/>
    <w:rsid w:val="009D6D00"/>
    <w:rsid w:val="00A00B60"/>
    <w:rsid w:val="00A14CA4"/>
    <w:rsid w:val="00A155B4"/>
    <w:rsid w:val="00A204EA"/>
    <w:rsid w:val="00A27476"/>
    <w:rsid w:val="00A30615"/>
    <w:rsid w:val="00A306D2"/>
    <w:rsid w:val="00A309FA"/>
    <w:rsid w:val="00A4180F"/>
    <w:rsid w:val="00A45632"/>
    <w:rsid w:val="00A50A17"/>
    <w:rsid w:val="00A52B3B"/>
    <w:rsid w:val="00A5660E"/>
    <w:rsid w:val="00A56796"/>
    <w:rsid w:val="00A605DC"/>
    <w:rsid w:val="00A626ED"/>
    <w:rsid w:val="00A715A5"/>
    <w:rsid w:val="00A72A8F"/>
    <w:rsid w:val="00A73EE4"/>
    <w:rsid w:val="00A740BE"/>
    <w:rsid w:val="00A75579"/>
    <w:rsid w:val="00A947D4"/>
    <w:rsid w:val="00A977B8"/>
    <w:rsid w:val="00AA21E1"/>
    <w:rsid w:val="00AA503A"/>
    <w:rsid w:val="00AB0DCA"/>
    <w:rsid w:val="00AB2A16"/>
    <w:rsid w:val="00AC32D2"/>
    <w:rsid w:val="00AC5A1A"/>
    <w:rsid w:val="00AC7F4C"/>
    <w:rsid w:val="00AD6ABF"/>
    <w:rsid w:val="00AE2C0D"/>
    <w:rsid w:val="00B075D6"/>
    <w:rsid w:val="00B12F5B"/>
    <w:rsid w:val="00B27B9C"/>
    <w:rsid w:val="00B32DB7"/>
    <w:rsid w:val="00B41BA8"/>
    <w:rsid w:val="00B5521F"/>
    <w:rsid w:val="00B615DC"/>
    <w:rsid w:val="00B66764"/>
    <w:rsid w:val="00B735BF"/>
    <w:rsid w:val="00B74DA6"/>
    <w:rsid w:val="00B75557"/>
    <w:rsid w:val="00B80F5F"/>
    <w:rsid w:val="00B92CE0"/>
    <w:rsid w:val="00BA0DA0"/>
    <w:rsid w:val="00BB16EA"/>
    <w:rsid w:val="00BB5E8F"/>
    <w:rsid w:val="00BC0796"/>
    <w:rsid w:val="00BC180C"/>
    <w:rsid w:val="00BD2AFA"/>
    <w:rsid w:val="00BD2F51"/>
    <w:rsid w:val="00BD352F"/>
    <w:rsid w:val="00BD56DE"/>
    <w:rsid w:val="00BE006B"/>
    <w:rsid w:val="00BE29CB"/>
    <w:rsid w:val="00BE54CD"/>
    <w:rsid w:val="00BF42E6"/>
    <w:rsid w:val="00BF4657"/>
    <w:rsid w:val="00BF7A28"/>
    <w:rsid w:val="00C0234F"/>
    <w:rsid w:val="00C027F3"/>
    <w:rsid w:val="00C1649A"/>
    <w:rsid w:val="00C16B20"/>
    <w:rsid w:val="00C26D32"/>
    <w:rsid w:val="00C3055A"/>
    <w:rsid w:val="00C36423"/>
    <w:rsid w:val="00C378C5"/>
    <w:rsid w:val="00C417EA"/>
    <w:rsid w:val="00C44F13"/>
    <w:rsid w:val="00C53F9A"/>
    <w:rsid w:val="00C6223B"/>
    <w:rsid w:val="00C6274C"/>
    <w:rsid w:val="00C64591"/>
    <w:rsid w:val="00C673FA"/>
    <w:rsid w:val="00C70F0C"/>
    <w:rsid w:val="00C72FF2"/>
    <w:rsid w:val="00C80A26"/>
    <w:rsid w:val="00C82FF7"/>
    <w:rsid w:val="00C87286"/>
    <w:rsid w:val="00CA0D06"/>
    <w:rsid w:val="00CA64F7"/>
    <w:rsid w:val="00CB60A9"/>
    <w:rsid w:val="00CD1891"/>
    <w:rsid w:val="00CE1B31"/>
    <w:rsid w:val="00CE3571"/>
    <w:rsid w:val="00CE5CFF"/>
    <w:rsid w:val="00CE75C1"/>
    <w:rsid w:val="00CF1236"/>
    <w:rsid w:val="00CF6A4B"/>
    <w:rsid w:val="00D077C0"/>
    <w:rsid w:val="00D10043"/>
    <w:rsid w:val="00D13D2F"/>
    <w:rsid w:val="00D17522"/>
    <w:rsid w:val="00D22433"/>
    <w:rsid w:val="00D339C8"/>
    <w:rsid w:val="00D34D72"/>
    <w:rsid w:val="00D50E7A"/>
    <w:rsid w:val="00D800B9"/>
    <w:rsid w:val="00D805DD"/>
    <w:rsid w:val="00D860B3"/>
    <w:rsid w:val="00D875FD"/>
    <w:rsid w:val="00D97856"/>
    <w:rsid w:val="00D97CB0"/>
    <w:rsid w:val="00DA3105"/>
    <w:rsid w:val="00DD4274"/>
    <w:rsid w:val="00DE2983"/>
    <w:rsid w:val="00DE3E74"/>
    <w:rsid w:val="00DE5E6A"/>
    <w:rsid w:val="00DE6A3B"/>
    <w:rsid w:val="00E00D64"/>
    <w:rsid w:val="00E016B6"/>
    <w:rsid w:val="00E02A2D"/>
    <w:rsid w:val="00E02B63"/>
    <w:rsid w:val="00E04621"/>
    <w:rsid w:val="00E06772"/>
    <w:rsid w:val="00E1371B"/>
    <w:rsid w:val="00E162B0"/>
    <w:rsid w:val="00E23D8C"/>
    <w:rsid w:val="00E34803"/>
    <w:rsid w:val="00E35177"/>
    <w:rsid w:val="00E35C4D"/>
    <w:rsid w:val="00E46706"/>
    <w:rsid w:val="00E46C6C"/>
    <w:rsid w:val="00E563A0"/>
    <w:rsid w:val="00E66E2D"/>
    <w:rsid w:val="00E81C61"/>
    <w:rsid w:val="00E90614"/>
    <w:rsid w:val="00EA126A"/>
    <w:rsid w:val="00ED0F29"/>
    <w:rsid w:val="00ED5BBB"/>
    <w:rsid w:val="00EE564F"/>
    <w:rsid w:val="00EE79BF"/>
    <w:rsid w:val="00EF6C83"/>
    <w:rsid w:val="00EF7E60"/>
    <w:rsid w:val="00F02DE2"/>
    <w:rsid w:val="00F23778"/>
    <w:rsid w:val="00F23E4C"/>
    <w:rsid w:val="00F2606C"/>
    <w:rsid w:val="00F2675C"/>
    <w:rsid w:val="00F34018"/>
    <w:rsid w:val="00F35589"/>
    <w:rsid w:val="00F36995"/>
    <w:rsid w:val="00F46974"/>
    <w:rsid w:val="00F56F91"/>
    <w:rsid w:val="00F61C1A"/>
    <w:rsid w:val="00F63AFA"/>
    <w:rsid w:val="00F70AE1"/>
    <w:rsid w:val="00F711EA"/>
    <w:rsid w:val="00F80F26"/>
    <w:rsid w:val="00F84B3F"/>
    <w:rsid w:val="00F96730"/>
    <w:rsid w:val="00F97C43"/>
    <w:rsid w:val="00FA13F4"/>
    <w:rsid w:val="00FA5FCB"/>
    <w:rsid w:val="00FB28AC"/>
    <w:rsid w:val="00FC04B0"/>
    <w:rsid w:val="00FC054D"/>
    <w:rsid w:val="00FC31B3"/>
    <w:rsid w:val="00FC3252"/>
    <w:rsid w:val="00FC3A5D"/>
    <w:rsid w:val="00FC49F5"/>
    <w:rsid w:val="00FC4C64"/>
    <w:rsid w:val="00FC75E8"/>
    <w:rsid w:val="00FD1AE0"/>
    <w:rsid w:val="00FE7432"/>
    <w:rsid w:val="00FF09F1"/>
    <w:rsid w:val="00FF2B21"/>
    <w:rsid w:val="00FF4D18"/>
    <w:rsid w:val="00FF6DB7"/>
    <w:rsid w:val="020FB9B6"/>
    <w:rsid w:val="0A6ABF80"/>
    <w:rsid w:val="0BB994D2"/>
    <w:rsid w:val="15457DA2"/>
    <w:rsid w:val="167ABA48"/>
    <w:rsid w:val="1A6CBC4E"/>
    <w:rsid w:val="1EF69D4C"/>
    <w:rsid w:val="20FF0D46"/>
    <w:rsid w:val="21649A35"/>
    <w:rsid w:val="21C5EE14"/>
    <w:rsid w:val="240C85B5"/>
    <w:rsid w:val="26100E17"/>
    <w:rsid w:val="2768AC6B"/>
    <w:rsid w:val="284F396B"/>
    <w:rsid w:val="2CB9345B"/>
    <w:rsid w:val="2FD2CEEC"/>
    <w:rsid w:val="3A090922"/>
    <w:rsid w:val="3B7FE2AF"/>
    <w:rsid w:val="3C36C8D8"/>
    <w:rsid w:val="429A5F70"/>
    <w:rsid w:val="4B78E312"/>
    <w:rsid w:val="4F315CCE"/>
    <w:rsid w:val="53175853"/>
    <w:rsid w:val="59BB5C7B"/>
    <w:rsid w:val="59BE8B00"/>
    <w:rsid w:val="5B22D2E2"/>
    <w:rsid w:val="5EDA778D"/>
    <w:rsid w:val="61225250"/>
    <w:rsid w:val="62192B17"/>
    <w:rsid w:val="6539A6B7"/>
    <w:rsid w:val="69638A09"/>
    <w:rsid w:val="6AE3ADA0"/>
    <w:rsid w:val="6B642265"/>
    <w:rsid w:val="6D63EDE5"/>
    <w:rsid w:val="73B7BAE5"/>
    <w:rsid w:val="7F0B19BC"/>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74A4378"/>
  <w14:defaultImageDpi w14:val="330"/>
  <w15:chartTrackingRefBased/>
  <w15:docId w15:val="{28E1B57A-4E61-4858-BE98-DDB4A4FB997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新細明體"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header" w:uiPriority="99"/>
    <w:lsdException w:name="footer" w:uiPriority="99"/>
    <w:lsdException w:name="caption" w:qFormat="1"/>
    <w:lsdException w:name="table of figures" w:uiPriority="99"/>
    <w:lsdException w:name="Title" w:qFormat="1"/>
    <w:lsdException w:name="Subtitle" w:qFormat="1"/>
    <w:lsdException w:name="Hyperlink" w:uiPriority="99"/>
    <w:lsdException w:name="Strong" w:qFormat="1"/>
    <w:lsdException w:name="Emphasis" w:uiPriority="20" w:qFormat="1"/>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Pr>
      <w:lang w:eastAsia="he-IL" w:bidi="he-IL"/>
    </w:rPr>
  </w:style>
  <w:style w:type="paragraph" w:styleId="Heading1">
    <w:name w:val="heading 1"/>
    <w:basedOn w:val="Normal"/>
    <w:next w:val="BodyText"/>
    <w:link w:val="Heading1Char"/>
    <w:qFormat/>
    <w:pPr>
      <w:keepNext/>
      <w:numPr>
        <w:numId w:val="11"/>
      </w:numPr>
      <w:spacing w:before="240" w:after="60"/>
      <w:ind w:right="432"/>
      <w:jc w:val="center"/>
      <w:outlineLvl w:val="0"/>
    </w:pPr>
    <w:rPr>
      <w:b/>
      <w:bCs/>
      <w:smallCaps/>
      <w:kern w:val="28"/>
      <w:sz w:val="28"/>
      <w:szCs w:val="28"/>
    </w:rPr>
  </w:style>
  <w:style w:type="paragraph" w:styleId="Heading2">
    <w:name w:val="heading 2"/>
    <w:basedOn w:val="Normal"/>
    <w:next w:val="BodyText"/>
    <w:qFormat/>
    <w:pPr>
      <w:keepNext/>
      <w:spacing w:before="720" w:line="360" w:lineRule="auto"/>
      <w:ind w:right="576"/>
      <w:outlineLvl w:val="1"/>
    </w:pPr>
    <w:rPr>
      <w:b/>
      <w:bCs/>
      <w:sz w:val="24"/>
      <w:szCs w:val="24"/>
    </w:rPr>
  </w:style>
  <w:style w:type="paragraph" w:styleId="Heading3">
    <w:name w:val="heading 3"/>
    <w:basedOn w:val="Normal"/>
    <w:next w:val="BodyText"/>
    <w:qFormat/>
    <w:pPr>
      <w:keepNext/>
      <w:numPr>
        <w:ilvl w:val="2"/>
        <w:numId w:val="11"/>
      </w:numPr>
      <w:spacing w:before="480" w:line="360" w:lineRule="auto"/>
      <w:ind w:right="432"/>
      <w:outlineLvl w:val="2"/>
    </w:pPr>
    <w:rPr>
      <w:b/>
      <w:bCs/>
      <w:sz w:val="24"/>
      <w:szCs w:val="24"/>
    </w:rPr>
  </w:style>
  <w:style w:type="paragraph" w:styleId="Heading4">
    <w:name w:val="heading 4"/>
    <w:basedOn w:val="Heading3"/>
    <w:next w:val="BodyText"/>
    <w:qFormat/>
    <w:pPr>
      <w:numPr>
        <w:ilvl w:val="3"/>
      </w:numPr>
      <w:spacing w:before="360" w:line="240" w:lineRule="auto"/>
      <w:ind w:right="864"/>
      <w:outlineLvl w:val="3"/>
    </w:pPr>
    <w:rPr>
      <w:bCs w:val="0"/>
      <w:i/>
      <w:lang w:eastAsia="en-US"/>
    </w:rPr>
  </w:style>
  <w:style w:type="paragraph" w:styleId="Heading5">
    <w:name w:val="heading 5"/>
    <w:basedOn w:val="Normal"/>
    <w:next w:val="Normal"/>
    <w:qFormat/>
    <w:pPr>
      <w:keepNext/>
      <w:numPr>
        <w:ilvl w:val="4"/>
        <w:numId w:val="11"/>
      </w:numPr>
      <w:tabs>
        <w:tab w:val="left" w:pos="8640"/>
      </w:tabs>
      <w:autoSpaceDE w:val="0"/>
      <w:autoSpaceDN w:val="0"/>
      <w:adjustRightInd w:val="0"/>
      <w:ind w:right="1008"/>
      <w:outlineLvl w:val="4"/>
    </w:pPr>
    <w:rPr>
      <w:b/>
      <w:bCs/>
      <w:sz w:val="24"/>
      <w:szCs w:val="24"/>
      <w:lang w:eastAsia="en-US"/>
    </w:rPr>
  </w:style>
  <w:style w:type="paragraph" w:styleId="Heading6">
    <w:name w:val="heading 6"/>
    <w:next w:val="BodyText"/>
    <w:qFormat/>
    <w:pPr>
      <w:numPr>
        <w:ilvl w:val="5"/>
        <w:numId w:val="11"/>
      </w:numPr>
      <w:outlineLvl w:val="5"/>
    </w:pPr>
    <w:rPr>
      <w:b/>
      <w:bCs/>
      <w:smallCaps/>
      <w:kern w:val="28"/>
      <w:sz w:val="28"/>
      <w:szCs w:val="32"/>
      <w:lang w:eastAsia="he-IL" w:bidi="he-IL"/>
    </w:rPr>
  </w:style>
  <w:style w:type="paragraph" w:styleId="Heading7">
    <w:name w:val="heading 7"/>
    <w:basedOn w:val="Heading6"/>
    <w:next w:val="BodyText"/>
    <w:qFormat/>
    <w:pPr>
      <w:keepNext/>
      <w:keepLines/>
      <w:numPr>
        <w:ilvl w:val="0"/>
        <w:numId w:val="0"/>
      </w:numPr>
      <w:spacing w:before="720" w:line="360" w:lineRule="auto"/>
      <w:ind w:right="1296"/>
      <w:outlineLvl w:val="6"/>
    </w:pPr>
    <w:rPr>
      <w:smallCaps w:val="0"/>
      <w:sz w:val="24"/>
      <w:szCs w:val="28"/>
    </w:rPr>
  </w:style>
  <w:style w:type="paragraph" w:styleId="Heading8">
    <w:name w:val="heading 8"/>
    <w:basedOn w:val="Heading7"/>
    <w:next w:val="BodyText"/>
    <w:qFormat/>
    <w:pPr>
      <w:numPr>
        <w:ilvl w:val="7"/>
        <w:numId w:val="11"/>
      </w:numPr>
      <w:tabs>
        <w:tab w:val="left" w:pos="864"/>
      </w:tabs>
      <w:spacing w:before="480" w:after="60"/>
      <w:ind w:right="432"/>
      <w:outlineLvl w:val="7"/>
    </w:pPr>
    <w:rPr>
      <w:iCs/>
      <w:szCs w:val="24"/>
    </w:rPr>
  </w:style>
  <w:style w:type="paragraph" w:styleId="Heading9">
    <w:name w:val="heading 9"/>
    <w:basedOn w:val="Normal"/>
    <w:next w:val="Normal"/>
    <w:qFormat/>
    <w:pPr>
      <w:numPr>
        <w:ilvl w:val="8"/>
        <w:numId w:val="11"/>
      </w:numPr>
      <w:spacing w:before="240" w:after="60"/>
      <w:ind w:right="1584"/>
      <w:outlineLvl w:val="8"/>
    </w:pPr>
    <w:rPr>
      <w:rFonts w:ascii="Arial" w:hAnsi="Arial" w:cs="Arial"/>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pPr>
      <w:autoSpaceDE w:val="0"/>
      <w:autoSpaceDN w:val="0"/>
      <w:spacing w:before="100" w:after="100"/>
    </w:pPr>
    <w:rPr>
      <w:sz w:val="24"/>
      <w:szCs w:val="24"/>
    </w:rPr>
  </w:style>
  <w:style w:type="paragraph" w:styleId="BodyText">
    <w:name w:val="Body Text"/>
    <w:basedOn w:val="Normal"/>
    <w:pPr>
      <w:spacing w:before="240" w:line="480" w:lineRule="auto"/>
      <w:jc w:val="both"/>
    </w:pPr>
    <w:rPr>
      <w:rFonts w:ascii="Arial" w:hAnsi="Arial"/>
      <w:szCs w:val="24"/>
    </w:rPr>
  </w:style>
  <w:style w:type="paragraph" w:styleId="BodyText2">
    <w:name w:val="Body Text 2"/>
    <w:basedOn w:val="Normal"/>
    <w:rPr>
      <w:b/>
      <w:bCs/>
      <w:sz w:val="24"/>
      <w:szCs w:val="24"/>
    </w:rPr>
  </w:style>
  <w:style w:type="paragraph" w:styleId="PlainText">
    <w:name w:val="Plain Text"/>
    <w:basedOn w:val="Normal"/>
    <w:rPr>
      <w:rFonts w:ascii="Courier New" w:hAnsi="Courier New"/>
    </w:rPr>
  </w:style>
  <w:style w:type="paragraph" w:styleId="Footer">
    <w:name w:val="footer"/>
    <w:basedOn w:val="Normal"/>
    <w:link w:val="FooterChar"/>
    <w:uiPriority w:val="99"/>
    <w:pPr>
      <w:tabs>
        <w:tab w:val="center" w:pos="4153"/>
        <w:tab w:val="right" w:pos="8306"/>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rPr>
      <w:lang w:eastAsia="en-US"/>
    </w:rPr>
  </w:style>
  <w:style w:type="paragraph" w:styleId="FootnoteText">
    <w:name w:val="footnote text"/>
    <w:basedOn w:val="Normal"/>
    <w:semiHidden/>
  </w:style>
  <w:style w:type="character" w:styleId="FootnoteReference">
    <w:name w:val="footnote reference"/>
    <w:semiHidden/>
    <w:rPr>
      <w:vertAlign w:val="superscript"/>
    </w:rPr>
  </w:style>
  <w:style w:type="character" w:styleId="red" w:customStyle="1">
    <w:name w:val="red"/>
    <w:rPr>
      <w:rFonts w:ascii="Arial" w:hAnsi="Arial" w:cs="Arial"/>
      <w:color w:val="FF0000"/>
      <w:sz w:val="24"/>
      <w:szCs w:val="24"/>
    </w:rPr>
  </w:style>
  <w:style w:type="paragraph" w:styleId="BodyTextIndent">
    <w:name w:val="Body Text Indent"/>
    <w:basedOn w:val="Normal"/>
    <w:pPr>
      <w:autoSpaceDE w:val="0"/>
      <w:autoSpaceDN w:val="0"/>
      <w:spacing w:before="120"/>
    </w:pPr>
    <w:rPr>
      <w:color w:val="0000FF"/>
      <w:sz w:val="24"/>
      <w:szCs w:val="24"/>
    </w:rPr>
  </w:style>
  <w:style w:type="paragraph" w:styleId="Caption">
    <w:name w:val="caption"/>
    <w:basedOn w:val="Normal"/>
    <w:next w:val="Normal"/>
    <w:qFormat/>
    <w:pPr>
      <w:spacing w:before="120" w:after="120"/>
    </w:pPr>
    <w:rPr>
      <w:b/>
      <w:bCs/>
      <w:lang w:val="nl-NL" w:eastAsia="nl-NL" w:bidi="ar-SA"/>
    </w:rPr>
  </w:style>
  <w:style w:type="paragraph" w:styleId="Title">
    <w:name w:val="Title"/>
    <w:basedOn w:val="Normal"/>
    <w:qFormat/>
    <w:pPr>
      <w:spacing w:before="120" w:line="360" w:lineRule="auto"/>
      <w:ind w:left="288"/>
      <w:jc w:val="center"/>
    </w:pPr>
    <w:rPr>
      <w:rFonts w:ascii="Arial" w:hAnsi="Arial" w:cs="Arial"/>
      <w:b/>
      <w:bCs/>
      <w:smallCaps/>
      <w:sz w:val="28"/>
      <w:szCs w:val="28"/>
      <w:lang w:val="en-GB" w:eastAsia="nl-NL" w:bidi="ar-SA"/>
    </w:rPr>
  </w:style>
  <w:style w:type="paragraph" w:styleId="BalloonText">
    <w:name w:val="Balloon Text"/>
    <w:basedOn w:val="Normal"/>
    <w:semiHidden/>
    <w:rPr>
      <w:rFonts w:ascii="Tahoma" w:hAnsi="Tahoma" w:cs="Tahoma"/>
      <w:sz w:val="16"/>
      <w:szCs w:val="16"/>
    </w:rPr>
  </w:style>
  <w:style w:type="paragraph" w:styleId="TOC1">
    <w:name w:val="toc 1"/>
    <w:basedOn w:val="Normal"/>
    <w:next w:val="Normal"/>
    <w:uiPriority w:val="39"/>
    <w:pPr>
      <w:keepNext/>
      <w:keepLines/>
      <w:tabs>
        <w:tab w:val="left" w:pos="600"/>
        <w:tab w:val="right" w:pos="8280"/>
      </w:tabs>
      <w:spacing w:before="360"/>
      <w:outlineLvl w:val="0"/>
    </w:pPr>
    <w:rPr>
      <w:rFonts w:cs="Arial"/>
      <w:b/>
      <w:bCs/>
      <w:noProof/>
      <w:color w:val="000000"/>
      <w:sz w:val="24"/>
      <w:lang w:eastAsia="en-US"/>
    </w:rPr>
  </w:style>
  <w:style w:type="paragraph" w:styleId="TOC2">
    <w:name w:val="toc 2"/>
    <w:basedOn w:val="TOC1"/>
    <w:next w:val="Normal"/>
    <w:uiPriority w:val="39"/>
    <w:pPr>
      <w:keepNext w:val="0"/>
      <w:tabs>
        <w:tab w:val="left" w:pos="1134"/>
      </w:tabs>
      <w:spacing w:before="120"/>
      <w:ind w:left="605"/>
      <w:outlineLvl w:val="1"/>
    </w:pPr>
    <w:rPr>
      <w:rFonts w:cs="Times New Roman"/>
      <w:bCs w:val="0"/>
      <w:color w:val="auto"/>
      <w:sz w:val="22"/>
      <w:szCs w:val="28"/>
      <w:lang w:bidi="ar-SA"/>
    </w:rPr>
  </w:style>
  <w:style w:type="paragraph" w:styleId="TOC3">
    <w:name w:val="toc 3"/>
    <w:basedOn w:val="TOC2"/>
    <w:next w:val="Normal"/>
    <w:semiHidden/>
    <w:pPr>
      <w:tabs>
        <w:tab w:val="clear" w:pos="8280"/>
        <w:tab w:val="left" w:pos="1843"/>
        <w:tab w:val="right" w:leader="dot" w:pos="8296"/>
      </w:tabs>
      <w:spacing w:before="0"/>
      <w:ind w:left="1138"/>
      <w:outlineLvl w:val="2"/>
    </w:pPr>
    <w:rPr>
      <w:b w:val="0"/>
      <w:sz w:val="20"/>
    </w:rPr>
  </w:style>
  <w:style w:type="paragraph" w:styleId="TOC4">
    <w:name w:val="toc 4"/>
    <w:basedOn w:val="Normal"/>
    <w:next w:val="Normal"/>
    <w:autoRedefine/>
    <w:semiHidden/>
    <w:pPr>
      <w:ind w:left="400"/>
    </w:pPr>
  </w:style>
  <w:style w:type="paragraph" w:styleId="TOC5">
    <w:name w:val="toc 5"/>
    <w:basedOn w:val="Normal"/>
    <w:next w:val="Normal"/>
    <w:autoRedefine/>
    <w:semiHidden/>
    <w:pPr>
      <w:ind w:left="600"/>
    </w:pPr>
  </w:style>
  <w:style w:type="paragraph" w:styleId="TOC6">
    <w:name w:val="toc 6"/>
    <w:basedOn w:val="Normal"/>
    <w:next w:val="Normal"/>
    <w:autoRedefine/>
    <w:semiHidden/>
    <w:pPr>
      <w:ind w:left="800"/>
    </w:pPr>
  </w:style>
  <w:style w:type="paragraph" w:styleId="TOC7">
    <w:name w:val="toc 7"/>
    <w:basedOn w:val="Normal"/>
    <w:next w:val="Normal"/>
    <w:autoRedefine/>
    <w:semiHidden/>
    <w:pPr>
      <w:ind w:left="1000"/>
    </w:pPr>
  </w:style>
  <w:style w:type="paragraph" w:styleId="TOC8">
    <w:name w:val="toc 8"/>
    <w:basedOn w:val="Normal"/>
    <w:next w:val="Normal"/>
    <w:autoRedefine/>
    <w:semiHidden/>
    <w:pPr>
      <w:ind w:left="1200"/>
    </w:pPr>
  </w:style>
  <w:style w:type="paragraph" w:styleId="TOC9">
    <w:name w:val="toc 9"/>
    <w:basedOn w:val="Normal"/>
    <w:next w:val="Normal"/>
    <w:autoRedefine/>
    <w:semiHidden/>
    <w:pPr>
      <w:ind w:left="1400"/>
    </w:pPr>
  </w:style>
  <w:style w:type="character" w:styleId="Hyperlink">
    <w:name w:val="Hyperlink"/>
    <w:uiPriority w:val="99"/>
    <w:rPr>
      <w:color w:val="auto"/>
      <w:u w:val="none"/>
    </w:rPr>
  </w:style>
  <w:style w:type="character" w:styleId="CommentReference">
    <w:name w:val="Comment Reference"/>
    <w:semiHidden/>
    <w:rPr>
      <w:sz w:val="16"/>
      <w:szCs w:val="16"/>
    </w:rPr>
  </w:style>
  <w:style w:type="paragraph" w:styleId="CommentText">
    <w:name w:val="Comment Text"/>
    <w:basedOn w:val="Normal"/>
    <w:semiHidden/>
  </w:style>
  <w:style w:type="paragraph" w:styleId="BodyText3">
    <w:name w:val="Body Text 3"/>
    <w:basedOn w:val="Normal"/>
    <w:pPr>
      <w:widowControl w:val="0"/>
    </w:pPr>
    <w:rPr>
      <w:sz w:val="24"/>
      <w:szCs w:val="24"/>
      <w:lang w:eastAsia="en-US" w:bidi="ar-SA"/>
    </w:rPr>
  </w:style>
  <w:style w:type="paragraph" w:styleId="BodyTextIndent2">
    <w:name w:val="Body Text Indent 2"/>
    <w:basedOn w:val="Normal"/>
    <w:pPr>
      <w:pBdr>
        <w:top w:val="single" w:color="auto" w:sz="12" w:space="1"/>
        <w:left w:val="single" w:color="auto" w:sz="12" w:space="4"/>
        <w:bottom w:val="single" w:color="auto" w:sz="12" w:space="1"/>
        <w:right w:val="single" w:color="auto" w:sz="12" w:space="4"/>
      </w:pBdr>
      <w:spacing w:line="480" w:lineRule="auto"/>
      <w:ind w:left="6"/>
    </w:pPr>
    <w:rPr>
      <w:rFonts w:ascii="Arial" w:hAnsi="Arial" w:cs="Arial"/>
      <w:color w:val="FF0000"/>
      <w:sz w:val="24"/>
      <w:szCs w:val="24"/>
      <w:lang w:val="en-GB" w:eastAsia="en-US" w:bidi="ar-SA"/>
    </w:rPr>
  </w:style>
  <w:style w:type="character" w:styleId="FollowedHyperlink">
    <w:name w:val="FollowedHyperlink"/>
    <w:rPr>
      <w:color w:val="auto"/>
      <w:u w:val="none"/>
    </w:rPr>
  </w:style>
  <w:style w:type="paragraph" w:styleId="BodyTextIndent3">
    <w:name w:val="Body Text Indent 3"/>
    <w:basedOn w:val="Normal"/>
    <w:pPr>
      <w:widowControl w:val="0"/>
      <w:ind w:firstLine="1440"/>
      <w:jc w:val="both"/>
    </w:pPr>
    <w:rPr>
      <w:sz w:val="24"/>
      <w:szCs w:val="24"/>
    </w:rPr>
  </w:style>
  <w:style w:type="paragraph" w:styleId="TableofFigures">
    <w:name w:val="table of figures"/>
    <w:basedOn w:val="Normal"/>
    <w:next w:val="Normal"/>
    <w:autoRedefine/>
    <w:uiPriority w:val="99"/>
    <w:rsid w:val="0071263B"/>
    <w:pPr>
      <w:tabs>
        <w:tab w:val="right" w:leader="dot" w:pos="8280"/>
      </w:tabs>
      <w:spacing w:line="360" w:lineRule="auto"/>
      <w:ind w:left="400" w:hanging="400"/>
    </w:pPr>
    <w:rPr>
      <w:rFonts w:ascii="Arial" w:hAnsi="Arial" w:cs="Arial"/>
      <w:noProof/>
      <w:sz w:val="24"/>
    </w:rPr>
  </w:style>
  <w:style w:type="paragraph" w:styleId="DocumentMap">
    <w:name w:val="Document Map"/>
    <w:basedOn w:val="Normal"/>
    <w:semiHidden/>
    <w:pPr>
      <w:shd w:val="clear" w:color="auto" w:fill="000080"/>
    </w:pPr>
    <w:rPr>
      <w:rFonts w:ascii="Tahoma" w:hAnsi="Tahoma" w:cs="Tahoma"/>
    </w:rPr>
  </w:style>
  <w:style w:type="paragraph" w:styleId="AuthorNote" w:customStyle="1">
    <w:name w:val="AuthorNote"/>
    <w:basedOn w:val="BodyText"/>
    <w:pPr>
      <w:spacing w:line="240" w:lineRule="auto"/>
    </w:pPr>
    <w:rPr>
      <w:color w:val="800080"/>
      <w:sz w:val="18"/>
    </w:rPr>
  </w:style>
  <w:style w:type="paragraph" w:styleId="BlockText">
    <w:name w:val="Block Text"/>
    <w:basedOn w:val="Normal"/>
    <w:pPr>
      <w:spacing w:after="120"/>
      <w:ind w:left="1440" w:right="1440"/>
    </w:pPr>
  </w:style>
  <w:style w:type="paragraph" w:styleId="BodyTextFirstIndent">
    <w:name w:val="Body Text First Indent"/>
    <w:basedOn w:val="BodyText"/>
    <w:pPr>
      <w:spacing w:before="0" w:after="120" w:line="240" w:lineRule="auto"/>
      <w:ind w:firstLine="210"/>
    </w:pPr>
    <w:rPr>
      <w:szCs w:val="20"/>
    </w:rPr>
  </w:style>
  <w:style w:type="paragraph" w:styleId="BodyTextFirstIndent2">
    <w:name w:val="Body Text First Indent 2"/>
    <w:basedOn w:val="BodyTextIndent"/>
    <w:pPr>
      <w:autoSpaceDE/>
      <w:autoSpaceDN/>
      <w:spacing w:before="0" w:after="120"/>
      <w:ind w:left="360" w:firstLine="210"/>
    </w:pPr>
    <w:rPr>
      <w:color w:val="auto"/>
      <w:sz w:val="20"/>
      <w:szCs w:val="20"/>
    </w:rPr>
  </w:style>
  <w:style w:type="paragraph" w:styleId="Closing">
    <w:name w:val="Closing"/>
    <w:basedOn w:val="Normal"/>
    <w:pPr>
      <w:ind w:left="4320"/>
    </w:pPr>
  </w:style>
  <w:style w:type="paragraph" w:styleId="CommentSubject">
    <w:name w:val="Comment Subject"/>
    <w:basedOn w:val="CommentText"/>
    <w:next w:val="CommentText"/>
    <w:semiHidden/>
    <w:rPr>
      <w:b/>
      <w:bCs/>
    </w:rPr>
  </w:style>
  <w:style w:type="paragraph" w:styleId="Date">
    <w:name w:val="Date"/>
    <w:basedOn w:val="Normal"/>
    <w:next w:val="Normal"/>
  </w:style>
  <w:style w:type="paragraph" w:styleId="EmailSignature">
    <w:name w:val="E-mail Signature"/>
    <w:basedOn w:val="Normal"/>
  </w:style>
  <w:style w:type="paragraph" w:styleId="EndnoteText">
    <w:name w:val="endnote text"/>
    <w:basedOn w:val="Normal"/>
    <w:semiHidden/>
  </w:style>
  <w:style w:type="paragraph" w:styleId="EnvelopeAddress">
    <w:name w:val="envelope address"/>
    <w:basedOn w:val="Normal"/>
    <w:pPr>
      <w:framePr w:w="7920" w:h="1980" w:hSpace="180" w:wrap="auto" w:hAnchor="page" w:xAlign="center" w:yAlign="bottom" w:hRule="exact"/>
      <w:ind w:left="2880"/>
    </w:pPr>
    <w:rPr>
      <w:rFonts w:ascii="Arial" w:hAnsi="Arial" w:cs="Arial"/>
      <w:sz w:val="24"/>
      <w:szCs w:val="24"/>
    </w:rPr>
  </w:style>
  <w:style w:type="paragraph" w:styleId="EnvelopeReturn">
    <w:name w:val="envelope return"/>
    <w:basedOn w:val="Normal"/>
    <w:rPr>
      <w:rFonts w:ascii="Arial" w:hAnsi="Arial" w:cs="Arial"/>
    </w:rPr>
  </w:style>
  <w:style w:type="paragraph" w:styleId="HTMLAddress">
    <w:name w:val="HTML Address"/>
    <w:basedOn w:val="Normal"/>
    <w:rPr>
      <w:i/>
      <w:iCs/>
    </w:rPr>
  </w:style>
  <w:style w:type="paragraph" w:styleId="HTMLPreformatted">
    <w:name w:val="HTML Preformatted"/>
    <w:basedOn w:val="Normal"/>
    <w:rPr>
      <w:rFonts w:ascii="Courier New" w:hAnsi="Courier New" w:cs="Courier New"/>
    </w:rPr>
  </w:style>
  <w:style w:type="paragraph" w:styleId="Index1">
    <w:name w:val="index 1"/>
    <w:basedOn w:val="Normal"/>
    <w:next w:val="Normal"/>
    <w:autoRedefine/>
    <w:semiHidden/>
    <w:pPr>
      <w:ind w:left="200" w:hanging="200"/>
    </w:pPr>
  </w:style>
  <w:style w:type="paragraph" w:styleId="Index2">
    <w:name w:val="index 2"/>
    <w:basedOn w:val="Normal"/>
    <w:next w:val="Normal"/>
    <w:autoRedefine/>
    <w:semiHidden/>
    <w:pPr>
      <w:ind w:left="400" w:hanging="200"/>
    </w:pPr>
  </w:style>
  <w:style w:type="paragraph" w:styleId="Index3">
    <w:name w:val="index 3"/>
    <w:basedOn w:val="Normal"/>
    <w:next w:val="Normal"/>
    <w:autoRedefine/>
    <w:semiHidden/>
    <w:pPr>
      <w:ind w:left="600" w:hanging="200"/>
    </w:pPr>
  </w:style>
  <w:style w:type="paragraph" w:styleId="Index4">
    <w:name w:val="index 4"/>
    <w:basedOn w:val="Normal"/>
    <w:next w:val="Normal"/>
    <w:autoRedefine/>
    <w:semiHidden/>
    <w:pPr>
      <w:ind w:left="800" w:hanging="200"/>
    </w:pPr>
  </w:style>
  <w:style w:type="paragraph" w:styleId="Index5">
    <w:name w:val="index 5"/>
    <w:basedOn w:val="Normal"/>
    <w:next w:val="Normal"/>
    <w:autoRedefine/>
    <w:semiHidden/>
    <w:pPr>
      <w:ind w:left="1000" w:hanging="200"/>
    </w:pPr>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paragraph" w:styleId="IndexHeading">
    <w:name w:val="index heading"/>
    <w:basedOn w:val="Normal"/>
    <w:next w:val="Index1"/>
    <w:semiHidden/>
    <w:rPr>
      <w:rFonts w:ascii="Arial" w:hAnsi="Arial" w:cs="Arial"/>
      <w:b/>
      <w:bCs/>
    </w:rPr>
  </w:style>
  <w:style w:type="paragraph" w:styleId="List">
    <w:name w:val="List"/>
    <w:basedOn w:val="Normal"/>
    <w:pPr>
      <w:keepLines/>
      <w:spacing w:before="120"/>
      <w:ind w:left="360" w:hanging="360"/>
    </w:pPr>
    <w:rPr>
      <w:rFonts w:ascii="Arial" w:hAnsi="Arial"/>
      <w:szCs w:val="24"/>
    </w:rPr>
  </w:style>
  <w:style w:type="paragraph" w:styleId="List2">
    <w:name w:val="List 2"/>
    <w:basedOn w:val="Normal"/>
    <w:pPr>
      <w:ind w:left="720" w:hanging="360"/>
    </w:pPr>
  </w:style>
  <w:style w:type="paragraph" w:styleId="List3">
    <w:name w:val="List 3"/>
    <w:basedOn w:val="Normal"/>
    <w:pPr>
      <w:ind w:left="1080" w:hanging="360"/>
    </w:pPr>
  </w:style>
  <w:style w:type="paragraph" w:styleId="List4">
    <w:name w:val="List 4"/>
    <w:basedOn w:val="Normal"/>
    <w:pPr>
      <w:ind w:left="1440" w:hanging="360"/>
    </w:pPr>
  </w:style>
  <w:style w:type="paragraph" w:styleId="List5">
    <w:name w:val="List 5"/>
    <w:basedOn w:val="Normal"/>
    <w:pPr>
      <w:ind w:left="1800" w:hanging="360"/>
    </w:pPr>
  </w:style>
  <w:style w:type="paragraph" w:styleId="ListBullet">
    <w:name w:val="List Bullet"/>
    <w:basedOn w:val="Normal"/>
    <w:pPr>
      <w:numPr>
        <w:numId w:val="1"/>
      </w:numPr>
    </w:pPr>
  </w:style>
  <w:style w:type="paragraph" w:styleId="ListBullet2">
    <w:name w:val="List Bullet 2"/>
    <w:basedOn w:val="Normal"/>
    <w:pPr>
      <w:numPr>
        <w:numId w:val="2"/>
      </w:numPr>
    </w:pPr>
  </w:style>
  <w:style w:type="paragraph" w:styleId="ListBullet3">
    <w:name w:val="List Bullet 3"/>
    <w:basedOn w:val="Normal"/>
    <w:pPr>
      <w:numPr>
        <w:numId w:val="3"/>
      </w:numPr>
    </w:pPr>
  </w:style>
  <w:style w:type="paragraph" w:styleId="ListBullet4">
    <w:name w:val="List Bullet 4"/>
    <w:basedOn w:val="Normal"/>
    <w:pPr>
      <w:numPr>
        <w:numId w:val="4"/>
      </w:numPr>
    </w:pPr>
  </w:style>
  <w:style w:type="paragraph" w:styleId="ListBullet5">
    <w:name w:val="List Bullet 5"/>
    <w:basedOn w:val="Normal"/>
    <w:pPr>
      <w:numPr>
        <w:numId w:val="5"/>
      </w:numPr>
    </w:pPr>
  </w:style>
  <w:style w:type="paragraph" w:styleId="ListContinue">
    <w:name w:val="List Continue"/>
    <w:basedOn w:val="Normal"/>
    <w:pPr>
      <w:spacing w:after="120"/>
      <w:ind w:left="360"/>
    </w:pPr>
  </w:style>
  <w:style w:type="paragraph" w:styleId="ListContinue2">
    <w:name w:val="List Continue 2"/>
    <w:basedOn w:val="Normal"/>
    <w:pPr>
      <w:spacing w:after="120"/>
      <w:ind w:left="720"/>
    </w:pPr>
  </w:style>
  <w:style w:type="paragraph" w:styleId="ListContinue3">
    <w:name w:val="List Continue 3"/>
    <w:basedOn w:val="Normal"/>
    <w:pPr>
      <w:spacing w:after="120"/>
      <w:ind w:left="1080"/>
    </w:pPr>
  </w:style>
  <w:style w:type="paragraph" w:styleId="ListContinue4">
    <w:name w:val="List Continue 4"/>
    <w:basedOn w:val="Normal"/>
    <w:pPr>
      <w:spacing w:after="120"/>
      <w:ind w:left="1440"/>
    </w:pPr>
  </w:style>
  <w:style w:type="paragraph" w:styleId="ListContinue5">
    <w:name w:val="List Continue 5"/>
    <w:basedOn w:val="Normal"/>
    <w:pPr>
      <w:spacing w:after="120"/>
      <w:ind w:left="1800"/>
    </w:pPr>
  </w:style>
  <w:style w:type="paragraph" w:styleId="ListNumber">
    <w:name w:val="List Number"/>
    <w:basedOn w:val="Normal"/>
    <w:pPr>
      <w:numPr>
        <w:numId w:val="6"/>
      </w:numPr>
    </w:pPr>
  </w:style>
  <w:style w:type="paragraph" w:styleId="ListNumber2">
    <w:name w:val="List Number 2"/>
    <w:basedOn w:val="Normal"/>
    <w:pPr>
      <w:numPr>
        <w:numId w:val="7"/>
      </w:numPr>
    </w:pPr>
  </w:style>
  <w:style w:type="paragraph" w:styleId="ListNumber3">
    <w:name w:val="List Number 3"/>
    <w:basedOn w:val="Normal"/>
    <w:pPr>
      <w:numPr>
        <w:numId w:val="8"/>
      </w:numPr>
    </w:pPr>
  </w:style>
  <w:style w:type="paragraph" w:styleId="ListNumber4">
    <w:name w:val="List Number 4"/>
    <w:basedOn w:val="Normal"/>
    <w:pPr>
      <w:numPr>
        <w:numId w:val="9"/>
      </w:numPr>
    </w:pPr>
  </w:style>
  <w:style w:type="paragraph" w:styleId="ListNumber5">
    <w:name w:val="List Number 5"/>
    <w:basedOn w:val="Normal"/>
    <w:pPr>
      <w:numPr>
        <w:numId w:val="10"/>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eastAsia="he-IL" w:bidi="he-IL"/>
    </w:rPr>
  </w:style>
  <w:style w:type="paragraph" w:styleId="MessageHeader">
    <w:name w:val="Message Header"/>
    <w:basedOn w:val="Normal"/>
    <w:pPr>
      <w:pBdr>
        <w:top w:val="single" w:color="auto" w:sz="6" w:space="1"/>
        <w:left w:val="single" w:color="auto" w:sz="6" w:space="1"/>
        <w:bottom w:val="single" w:color="auto" w:sz="6" w:space="1"/>
        <w:right w:val="single" w:color="auto" w:sz="6" w:space="1"/>
      </w:pBdr>
      <w:shd w:val="pct20" w:color="auto" w:fill="auto"/>
      <w:ind w:left="1080" w:hanging="1080"/>
    </w:pPr>
    <w:rPr>
      <w:rFonts w:ascii="Arial" w:hAnsi="Arial" w:cs="Arial"/>
      <w:sz w:val="24"/>
      <w:szCs w:val="24"/>
    </w:rPr>
  </w:style>
  <w:style w:type="paragraph" w:styleId="NormalIndent">
    <w:name w:val="Normal Indent"/>
    <w:basedOn w:val="Normal"/>
    <w:pPr>
      <w:ind w:left="720"/>
    </w:pPr>
  </w:style>
  <w:style w:type="paragraph" w:styleId="NoteHeading">
    <w:name w:val="Note Heading"/>
    <w:basedOn w:val="Normal"/>
    <w:next w:val="Normal"/>
  </w:style>
  <w:style w:type="paragraph" w:styleId="Salutation">
    <w:name w:val="Salutation"/>
    <w:basedOn w:val="Normal"/>
    <w:next w:val="Normal"/>
  </w:style>
  <w:style w:type="paragraph" w:styleId="Signature">
    <w:name w:val="Signature"/>
    <w:basedOn w:val="Normal"/>
    <w:pPr>
      <w:ind w:left="4320"/>
    </w:pPr>
  </w:style>
  <w:style w:type="paragraph" w:styleId="Subtitle">
    <w:name w:val="Subtitle"/>
    <w:basedOn w:val="Normal"/>
    <w:link w:val="SubtitleChar"/>
    <w:qFormat/>
    <w:pPr>
      <w:spacing w:after="60"/>
      <w:jc w:val="center"/>
      <w:outlineLvl w:val="1"/>
    </w:pPr>
    <w:rPr>
      <w:b/>
      <w:bCs/>
      <w:sz w:val="28"/>
      <w:szCs w:val="28"/>
    </w:rPr>
  </w:style>
  <w:style w:type="character" w:styleId="Heading2Char" w:customStyle="1">
    <w:name w:val="Heading 2 Char"/>
    <w:rPr>
      <w:b/>
      <w:bCs/>
      <w:sz w:val="24"/>
      <w:szCs w:val="24"/>
      <w:lang w:val="en-US" w:eastAsia="he-IL" w:bidi="he-IL"/>
    </w:rPr>
  </w:style>
  <w:style w:type="paragraph" w:styleId="LeadQuote" w:customStyle="1">
    <w:name w:val="LeadQuote"/>
    <w:basedOn w:val="BodyText"/>
    <w:next w:val="LeadReference"/>
    <w:pPr>
      <w:ind w:left="2160"/>
    </w:pPr>
  </w:style>
  <w:style w:type="paragraph" w:styleId="LeadReference" w:customStyle="1">
    <w:name w:val="LeadReference"/>
    <w:basedOn w:val="LeadQuote"/>
    <w:next w:val="BodyText"/>
    <w:pPr>
      <w:spacing w:before="0"/>
      <w:jc w:val="right"/>
    </w:pPr>
    <w:rPr>
      <w:i/>
    </w:rPr>
  </w:style>
  <w:style w:type="table" w:styleId="TableGrid">
    <w:name w:val="Table Grid"/>
    <w:basedOn w:val="TableNormal"/>
    <w:rsid w:val="00BE006B"/>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HTMLKeyboard">
    <w:name w:val="HTML Keyboard"/>
    <w:rPr>
      <w:rFonts w:ascii="Courier New" w:hAnsi="Courier New" w:eastAsia="Times New Roman" w:cs="Courier New"/>
      <w:sz w:val="20"/>
      <w:szCs w:val="20"/>
    </w:rPr>
  </w:style>
  <w:style w:type="character" w:styleId="FooterChar" w:customStyle="1">
    <w:name w:val="Footer Char"/>
    <w:link w:val="Footer"/>
    <w:uiPriority w:val="99"/>
    <w:rsid w:val="009817CF"/>
    <w:rPr>
      <w:lang w:eastAsia="he-IL"/>
    </w:rPr>
  </w:style>
  <w:style w:type="paragraph" w:styleId="Style1" w:customStyle="1">
    <w:name w:val="Style1"/>
    <w:basedOn w:val="Normal"/>
    <w:next w:val="BodyText"/>
    <w:autoRedefine/>
  </w:style>
  <w:style w:type="character" w:styleId="BodyTextChar" w:customStyle="1">
    <w:name w:val="Body Text Char"/>
    <w:rPr>
      <w:rFonts w:ascii="Arial" w:hAnsi="Arial"/>
      <w:szCs w:val="24"/>
      <w:lang w:val="en-US" w:eastAsia="he-IL" w:bidi="he-IL"/>
    </w:rPr>
  </w:style>
  <w:style w:type="character" w:styleId="Heading6Char" w:customStyle="1">
    <w:name w:val="Heading 6 Char"/>
    <w:rPr>
      <w:b/>
      <w:bCs/>
      <w:smallCaps/>
      <w:kern w:val="28"/>
      <w:sz w:val="28"/>
      <w:szCs w:val="32"/>
      <w:lang w:val="en-US" w:eastAsia="he-IL" w:bidi="he-IL"/>
    </w:rPr>
  </w:style>
  <w:style w:type="character" w:styleId="Heading7Char" w:customStyle="1">
    <w:name w:val="Heading 7 Char"/>
    <w:rPr>
      <w:b/>
      <w:bCs/>
      <w:smallCaps/>
      <w:kern w:val="28"/>
      <w:sz w:val="24"/>
      <w:szCs w:val="28"/>
      <w:lang w:val="en-US" w:eastAsia="he-IL" w:bidi="he-IL"/>
    </w:rPr>
  </w:style>
  <w:style w:type="character" w:styleId="Heading8Char" w:customStyle="1">
    <w:name w:val="Heading 8 Char"/>
    <w:rPr>
      <w:b/>
      <w:bCs/>
      <w:iCs/>
      <w:smallCaps/>
      <w:kern w:val="28"/>
      <w:sz w:val="24"/>
      <w:szCs w:val="24"/>
      <w:lang w:val="en-US" w:eastAsia="he-IL" w:bidi="he-IL"/>
    </w:rPr>
  </w:style>
  <w:style w:type="paragraph" w:styleId="1stpage12" w:customStyle="1">
    <w:name w:val="1st page 12"/>
    <w:basedOn w:val="Normal"/>
    <w:pPr>
      <w:widowControl w:val="0"/>
      <w:tabs>
        <w:tab w:val="center" w:pos="4320"/>
      </w:tabs>
      <w:jc w:val="center"/>
    </w:pPr>
    <w:rPr>
      <w:rFonts w:ascii="Arial" w:hAnsi="Arial"/>
      <w:sz w:val="24"/>
      <w:szCs w:val="28"/>
    </w:rPr>
  </w:style>
  <w:style w:type="paragraph" w:styleId="AuthorDate" w:customStyle="1">
    <w:name w:val="AuthorDate"/>
    <w:basedOn w:val="Normal"/>
    <w:pPr>
      <w:widowControl w:val="0"/>
      <w:tabs>
        <w:tab w:val="center" w:pos="4320"/>
      </w:tabs>
      <w:jc w:val="center"/>
    </w:pPr>
    <w:rPr>
      <w:rFonts w:ascii="Arial" w:hAnsi="Arial"/>
      <w:b/>
      <w:bCs/>
      <w:sz w:val="28"/>
      <w:szCs w:val="28"/>
    </w:rPr>
  </w:style>
  <w:style w:type="paragraph" w:styleId="Heading1st" w:customStyle="1">
    <w:name w:val="Heading 1st"/>
    <w:basedOn w:val="Normal"/>
    <w:pPr>
      <w:widowControl w:val="0"/>
      <w:tabs>
        <w:tab w:val="center" w:pos="4320"/>
      </w:tabs>
      <w:jc w:val="center"/>
    </w:pPr>
    <w:rPr>
      <w:rFonts w:ascii="Arial" w:hAnsi="Arial"/>
      <w:sz w:val="28"/>
      <w:szCs w:val="24"/>
    </w:rPr>
  </w:style>
  <w:style w:type="paragraph" w:styleId="StyleAuthorNote10ptItalicBlue" w:customStyle="1">
    <w:name w:val="Style AuthorNote + 10 pt Italic Blue"/>
    <w:basedOn w:val="AuthorNote"/>
    <w:rPr>
      <w:rFonts w:eastAsia="Arial Unicode MS" w:cs="Arial"/>
      <w:i/>
      <w:iCs/>
      <w:color w:val="0000FF"/>
      <w:szCs w:val="20"/>
    </w:rPr>
  </w:style>
  <w:style w:type="character" w:styleId="StyleAuthorNote10ptItalicBlueChar" w:customStyle="1">
    <w:name w:val="Style AuthorNote + 10 pt Italic Blue Char"/>
    <w:rPr>
      <w:rFonts w:ascii="Arial" w:hAnsi="Arial" w:eastAsia="Arial Unicode MS" w:cs="Arial"/>
      <w:i/>
      <w:iCs/>
      <w:color w:val="0000FF"/>
      <w:sz w:val="18"/>
      <w:lang w:val="en-US" w:eastAsia="he-IL" w:bidi="he-IL"/>
    </w:rPr>
  </w:style>
  <w:style w:type="paragraph" w:styleId="StyleStyleAuthorNote9ptItalicBlueLeft" w:customStyle="1">
    <w:name w:val="Style Style AuthorNote + 9 pt Italic Blue + Left"/>
    <w:basedOn w:val="StyleAuthorNote10ptItalicBlue"/>
    <w:pPr>
      <w:jc w:val="left"/>
    </w:pPr>
  </w:style>
  <w:style w:type="paragraph" w:styleId="StyleHeading2Underline" w:customStyle="1">
    <w:name w:val="Style Heading 2 + Underline"/>
    <w:basedOn w:val="Heading2"/>
    <w:rPr>
      <w:u w:val="single"/>
    </w:rPr>
  </w:style>
  <w:style w:type="character" w:styleId="StyleStyleAuthorNote9ptItalicBlueLeftCharChar" w:customStyle="1">
    <w:name w:val="Style Style AuthorNote + 9 pt Italic Blue + Left Char Char"/>
    <w:rPr>
      <w:rFonts w:ascii="Arial" w:hAnsi="Arial" w:eastAsia="Arial Unicode MS" w:cs="Arial"/>
      <w:i/>
      <w:iCs/>
      <w:color w:val="0000FF"/>
      <w:sz w:val="18"/>
      <w:lang w:val="en-US" w:eastAsia="he-IL" w:bidi="he-IL"/>
    </w:rPr>
  </w:style>
  <w:style w:type="paragraph" w:styleId="TRHeaders" w:customStyle="1">
    <w:name w:val="TR Headers"/>
    <w:basedOn w:val="AuthorDate"/>
    <w:rPr>
      <w:rFonts w:ascii="Times New Roman" w:hAnsi="Times New Roman"/>
    </w:rPr>
  </w:style>
  <w:style w:type="character" w:styleId="Strong">
    <w:name w:val="Strong"/>
    <w:qFormat/>
    <w:rsid w:val="00C0234F"/>
    <w:rPr>
      <w:b/>
      <w:bCs/>
    </w:rPr>
  </w:style>
  <w:style w:type="character" w:styleId="Emphasis">
    <w:name w:val="Emphasis"/>
    <w:uiPriority w:val="20"/>
    <w:qFormat/>
    <w:rsid w:val="00C0234F"/>
    <w:rPr>
      <w:i/>
      <w:iCs/>
    </w:rPr>
  </w:style>
  <w:style w:type="paragraph" w:styleId="Default" w:customStyle="1">
    <w:name w:val="Default"/>
    <w:rsid w:val="00711B8E"/>
    <w:pPr>
      <w:autoSpaceDE w:val="0"/>
      <w:autoSpaceDN w:val="0"/>
      <w:adjustRightInd w:val="0"/>
    </w:pPr>
    <w:rPr>
      <w:rFonts w:ascii="Arial" w:hAnsi="Arial" w:cs="Arial"/>
      <w:color w:val="000000"/>
      <w:sz w:val="24"/>
      <w:szCs w:val="24"/>
      <w:lang w:val="en-GB" w:eastAsia="en-US"/>
    </w:rPr>
  </w:style>
  <w:style w:type="character" w:styleId="Heading1Char" w:customStyle="1">
    <w:name w:val="Heading 1 Char"/>
    <w:link w:val="Heading1"/>
    <w:rsid w:val="00746A31"/>
    <w:rPr>
      <w:b/>
      <w:bCs/>
      <w:smallCaps/>
      <w:kern w:val="28"/>
      <w:sz w:val="28"/>
      <w:szCs w:val="28"/>
      <w:lang w:eastAsia="he-IL" w:bidi="he-IL"/>
    </w:rPr>
  </w:style>
  <w:style w:type="paragraph" w:styleId="paragraph" w:customStyle="1">
    <w:name w:val="paragraph"/>
    <w:basedOn w:val="Normal"/>
    <w:rsid w:val="00551C18"/>
    <w:pPr>
      <w:spacing w:before="100" w:beforeAutospacing="1" w:after="100" w:afterAutospacing="1"/>
    </w:pPr>
    <w:rPr>
      <w:rFonts w:eastAsia="Times New Roman"/>
      <w:sz w:val="24"/>
      <w:szCs w:val="24"/>
      <w:lang w:eastAsia="zh-TW" w:bidi="ar-SA"/>
    </w:rPr>
  </w:style>
  <w:style w:type="character" w:styleId="normaltextrun" w:customStyle="1">
    <w:name w:val="normaltextrun"/>
    <w:basedOn w:val="DefaultParagraphFont"/>
    <w:rsid w:val="00551C18"/>
  </w:style>
  <w:style w:type="character" w:styleId="eop" w:customStyle="1">
    <w:name w:val="eop"/>
    <w:basedOn w:val="DefaultParagraphFont"/>
    <w:rsid w:val="00551C18"/>
  </w:style>
  <w:style w:type="character" w:styleId="SubtitleChar" w:customStyle="1">
    <w:name w:val="Subtitle Char"/>
    <w:basedOn w:val="DefaultParagraphFont"/>
    <w:link w:val="Subtitle"/>
    <w:rsid w:val="00C70F0C"/>
    <w:rPr>
      <w:b/>
      <w:bCs/>
      <w:sz w:val="28"/>
      <w:szCs w:val="28"/>
      <w:lang w:eastAsia="he-IL" w:bidi="he-IL"/>
    </w:rPr>
  </w:style>
  <w:style w:type="paragraph" w:styleId="ListParagraph">
    <w:name w:val="List Paragraph"/>
    <w:basedOn w:val="Normal"/>
    <w:uiPriority w:val="72"/>
    <w:qFormat/>
    <w:rsid w:val="00A4180F"/>
    <w:pPr>
      <w:ind w:left="480" w:leftChars="200"/>
    </w:pPr>
  </w:style>
  <w:style w:type="paragraph" w:styleId="TOCHeading">
    <w:name w:val="TOC Heading"/>
    <w:basedOn w:val="Heading1"/>
    <w:next w:val="Normal"/>
    <w:uiPriority w:val="39"/>
    <w:unhideWhenUsed/>
    <w:qFormat/>
    <w:rsid w:val="00550D45"/>
    <w:pPr>
      <w:keepLines/>
      <w:numPr>
        <w:numId w:val="0"/>
      </w:numPr>
      <w:spacing w:after="0" w:line="259" w:lineRule="auto"/>
      <w:ind w:right="0"/>
      <w:jc w:val="left"/>
      <w:outlineLvl w:val="9"/>
    </w:pPr>
    <w:rPr>
      <w:rFonts w:asciiTheme="majorHAnsi" w:hAnsiTheme="majorHAnsi" w:eastAsiaTheme="majorEastAsia" w:cstheme="majorBidi"/>
      <w:b w:val="0"/>
      <w:bCs w:val="0"/>
      <w:smallCaps w:val="0"/>
      <w:color w:val="0F4761" w:themeColor="accent1" w:themeShade="BF"/>
      <w:kern w:val="0"/>
      <w:sz w:val="32"/>
      <w:szCs w:val="32"/>
      <w:lang w:eastAsia="zh-TW" w:bidi="ar-SA"/>
    </w:rPr>
  </w:style>
  <w:style w:type="character" w:styleId="HeaderChar" w:customStyle="1">
    <w:name w:val="Header Char"/>
    <w:basedOn w:val="DefaultParagraphFont"/>
    <w:link w:val="Header"/>
    <w:uiPriority w:val="99"/>
    <w:rsid w:val="00A977B8"/>
    <w:rPr>
      <w:lang w:eastAsia="en-US" w:bidi="he-IL"/>
    </w:rPr>
  </w:style>
  <w:style w:type="character" w:styleId="UnresolvedMention">
    <w:name w:val="Unresolved Mention"/>
    <w:basedOn w:val="DefaultParagraphFont"/>
    <w:uiPriority w:val="99"/>
    <w:semiHidden/>
    <w:unhideWhenUsed/>
    <w:rsid w:val="00256245"/>
    <w:rPr>
      <w:color w:val="605E5C"/>
      <w:shd w:val="clear" w:color="auto" w:fill="E1DFDD"/>
    </w:rPr>
  </w:style>
  <w:style w:type="paragraph" w:styleId="Revision">
    <w:name w:val="Revision"/>
    <w:hidden/>
    <w:uiPriority w:val="71"/>
    <w:rsid w:val="00E34803"/>
    <w:rPr>
      <w:lang w:eastAsia="he-IL" w:bidi="he-IL"/>
    </w:rPr>
  </w:style>
</w:styles>
</file>

<file path=word/tasks.xml><?xml version="1.0" encoding="utf-8"?>
<t:Tasks xmlns:t="http://schemas.microsoft.com/office/tasks/2019/documenttasks" xmlns:oel="http://schemas.microsoft.com/office/2019/extlst">
  <t:Task id="{803205CF-84D6-4522-ABA6-EFEC730FABD3}">
    <t:Anchor>
      <t:Comment id="1807282714"/>
    </t:Anchor>
    <t:History>
      <t:Event id="{85D65C94-D95A-48AB-BF82-26372F962255}" time="2026-07-20T19:22:38.328Z">
        <t:Attribution userId="S::sgjadiki@liverpool.ac.uk::3437df2b-24b9-4945-9852-3b88da42c356" userProvider="AD" userName="Adikini, Joyce"/>
        <t:Anchor>
          <t:Comment id="1807282714"/>
        </t:Anchor>
        <t:Create/>
      </t:Event>
      <t:Event id="{1BE357E9-2199-4AD1-9705-90B1D6DFD2AB}" time="2026-07-20T19:22:38.328Z">
        <t:Attribution userId="S::sgjadiki@liverpool.ac.uk::3437df2b-24b9-4945-9852-3b88da42c356" userProvider="AD" userName="Adikini, Joyce"/>
        <t:Anchor>
          <t:Comment id="1807282714"/>
        </t:Anchor>
        <t:Assign userId="S::sghli47@liverpool.ac.uk::0e3c1cec-e6e8-411d-bbda-d04deff15499" userProvider="AD" userName="Li, Hiu Yan"/>
      </t:Event>
      <t:Event id="{5CD166D0-F268-4B99-A833-1C5293F5C462}" time="2026-07-20T19:22:38.328Z">
        <t:Attribution userId="S::sgjadiki@liverpool.ac.uk::3437df2b-24b9-4945-9852-3b88da42c356" userProvider="AD" userName="Adikini, Joyce"/>
        <t:Anchor>
          <t:Comment id="1807282714"/>
        </t:Anchor>
        <t:SetTitle title="Hi @Li, Hiu Yan @Wild, Kyle I we currently don't have a grades table, I think this part was in the initial plan and it changed. Can we agree and remove it?"/>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web.eecs.umich.edu/~michjc/eecs584/Papers/codd_1970.pdf" TargetMode="External" Id="rId13" /><Relationship Type="http://schemas.openxmlformats.org/officeDocument/2006/relationships/hyperlink" Target="https://leanstartup.co/resources/articles/what-is-an-mvp/" TargetMode="External" Id="rId18" /><Relationship Type="http://schemas.openxmlformats.org/officeDocument/2006/relationships/image" Target="media/image8.png" Id="rId26" /><Relationship Type="http://schemas.openxmlformats.org/officeDocument/2006/relationships/customXml" Target="../customXml/item3.xml" Id="rId3" /><Relationship Type="http://schemas.openxmlformats.org/officeDocument/2006/relationships/image" Target="media/image3.png" Id="rId21" /><Relationship Type="http://schemas.openxmlformats.org/officeDocument/2006/relationships/fontTable" Target="fontTable.xml" Id="rId34" /><Relationship Type="http://schemas.openxmlformats.org/officeDocument/2006/relationships/settings" Target="settings.xml" Id="rId7" /><Relationship Type="http://schemas.openxmlformats.org/officeDocument/2006/relationships/image" Target="media/image1.png" Id="rId12" /><Relationship Type="http://schemas.openxmlformats.org/officeDocument/2006/relationships/hyperlink" Target="https://cheatsheetseries.owasp.org/cheatsheets/SQL_Injection_Prevention_Cheat_Sheet.html" TargetMode="External" Id="rId17" /><Relationship Type="http://schemas.openxmlformats.org/officeDocument/2006/relationships/image" Target="media/image7.png" Id="rId25" /><Relationship Type="http://schemas.openxmlformats.org/officeDocument/2006/relationships/footer" Target="footer2.xml" Id="rId33" /><Relationship Type="http://schemas.openxmlformats.org/officeDocument/2006/relationships/customXml" Target="../customXml/item2.xml" Id="rId2" /><Relationship Type="http://schemas.openxmlformats.org/officeDocument/2006/relationships/hyperlink" Target="https://peps.python.org/pep-0249/" TargetMode="External" Id="rId16" /><Relationship Type="http://schemas.openxmlformats.org/officeDocument/2006/relationships/image" Target="media/image2.png" Id="rId20" /><Relationship Type="http://schemas.openxmlformats.org/officeDocument/2006/relationships/image" Target="media/image11.png"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oter" Target="footer1.xml" Id="rId11" /><Relationship Type="http://schemas.openxmlformats.org/officeDocument/2006/relationships/image" Target="media/image6.png" Id="rId24" /><Relationship Type="http://schemas.openxmlformats.org/officeDocument/2006/relationships/image" Target="media/image14.png" Id="rId32" /><Relationship Type="http://schemas.openxmlformats.org/officeDocument/2006/relationships/numbering" Target="numbering.xml" Id="rId5" /><Relationship Type="http://schemas.openxmlformats.org/officeDocument/2006/relationships/hyperlink" Target="https://www.scispace.com/pdf/study-of-the-ansi-sparc-architecture-2r4jhs6alz.pdf" TargetMode="External" Id="rId15" /><Relationship Type="http://schemas.openxmlformats.org/officeDocument/2006/relationships/image" Target="media/image5.png" Id="rId23" /><Relationship Type="http://schemas.openxmlformats.org/officeDocument/2006/relationships/image" Target="media/image10.png" Id="rId28" /><Relationship Type="http://schemas.openxmlformats.org/officeDocument/2006/relationships/theme" Target="theme/theme1.xml" Id="rId36" /><Relationship Type="http://schemas.openxmlformats.org/officeDocument/2006/relationships/endnotes" Target="endnotes.xml" Id="rId10" /><Relationship Type="http://schemas.openxmlformats.org/officeDocument/2006/relationships/hyperlink" Target="https://peps.python.org/pep-0008/" TargetMode="External" Id="rId19" /><Relationship Type="http://schemas.openxmlformats.org/officeDocument/2006/relationships/image" Target="media/image13.png"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eur-lex.europa.eu/legal-content/EN/TXT/PDF/?uri=CELEX:32016R0679" TargetMode="External" Id="rId14" /><Relationship Type="http://schemas.openxmlformats.org/officeDocument/2006/relationships/image" Target="media/image4.png" Id="rId22" /><Relationship Type="http://schemas.openxmlformats.org/officeDocument/2006/relationships/image" Target="media/image9.png" Id="rId27" /><Relationship Type="http://schemas.openxmlformats.org/officeDocument/2006/relationships/image" Target="media/image12.png" Id="rId30" /><Relationship Type="http://schemas.microsoft.com/office/2011/relationships/people" Target="people.xml" Id="rId35" /><Relationship Type="http://schemas.microsoft.com/office/2016/09/relationships/commentsIds" Target="commentsIds.xml" Id="R1a8ed9a9fadb4ea1" /><Relationship Type="http://schemas.microsoft.com/office/2011/relationships/commentsExtended" Target="commentsExtended.xml" Id="R9d7b3a780eb6465d" /><Relationship Type="http://schemas.microsoft.com/office/2019/05/relationships/documenttasks" Target="tasks.xml" Id="R4c65bc736a9a497a" /></Relationships>
</file>

<file path=word/_rels/settings.xml.rels><?xml version="1.0" encoding="UTF-8" standalone="yes"?>
<Relationships xmlns="http://schemas.openxmlformats.org/package/2006/relationships"><Relationship Id="rId1" Type="http://schemas.openxmlformats.org/officeDocument/2006/relationships/attachedTemplate" Target="file:///C:\Embanet\DM\DS%20Changes\Version%2015\Final%20Versions\DS%20Template.dotx"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59F28DA06672B4D916486F3754D84B6" ma:contentTypeVersion="7" ma:contentTypeDescription="Create a new document." ma:contentTypeScope="" ma:versionID="394603fc5e5f31ec52aea5383a9e5a1c">
  <xsd:schema xmlns:xsd="http://www.w3.org/2001/XMLSchema" xmlns:xs="http://www.w3.org/2001/XMLSchema" xmlns:p="http://schemas.microsoft.com/office/2006/metadata/properties" xmlns:ns2="6fc9f351-7c69-444e-9407-be51579e6b54" targetNamespace="http://schemas.microsoft.com/office/2006/metadata/properties" ma:root="true" ma:fieldsID="5a77ef8411c0cd35027ca94c69e48cf3" ns2:_="">
    <xsd:import namespace="6fc9f351-7c69-444e-9407-be51579e6b5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c9f351-7c69-444e-9407-be51579e6b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35D3335-ABE0-44A4-BC87-20B48B8B2E8F}"/>
</file>

<file path=customXml/itemProps2.xml><?xml version="1.0" encoding="utf-8"?>
<ds:datastoreItem xmlns:ds="http://schemas.openxmlformats.org/officeDocument/2006/customXml" ds:itemID="{39C92AF1-7C3D-4489-A41C-982C3ABB851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004AFEB-FB04-470A-B8DA-AD7189A7B23B}">
  <ds:schemaRefs>
    <ds:schemaRef ds:uri="http://schemas.openxmlformats.org/officeDocument/2006/bibliography"/>
  </ds:schemaRefs>
</ds:datastoreItem>
</file>

<file path=customXml/itemProps4.xml><?xml version="1.0" encoding="utf-8"?>
<ds:datastoreItem xmlns:ds="http://schemas.openxmlformats.org/officeDocument/2006/customXml" ds:itemID="{B9D45DE0-D203-4331-8A29-80395DE070F8}">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DS Template</ap:Template>
  <ap:Application>Microsoft Word for the web</ap:Application>
  <ap:DocSecurity>0</ap:DocSecurity>
  <ap:ScaleCrop>false</ap:ScaleCrop>
  <ap:Company>University of Liverpool</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Title</dc:title>
  <dc:subject>Report</dc:subject>
  <dc:creator>University of Liverpool</dc:creator>
  <cp:keywords/>
  <cp:lastModifiedBy>Li, Hiu Yan</cp:lastModifiedBy>
  <cp:revision>15</cp:revision>
  <cp:lastPrinted>2005-11-21T03:00:00Z</cp:lastPrinted>
  <dcterms:created xsi:type="dcterms:W3CDTF">2026-07-19T22:45:00Z</dcterms:created>
  <dcterms:modified xsi:type="dcterms:W3CDTF">2026-07-20T20:07:10Z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c6469e76-1004-4240-a04b-9d9872b318f0</vt:lpwstr>
  </property>
  <property fmtid="{D5CDD505-2E9C-101B-9397-08002B2CF9AE}" pid="3" name="ContentTypeId">
    <vt:lpwstr>0x010100259F28DA06672B4D916486F3754D84B6</vt:lpwstr>
  </property>
</Properties>
</file>